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A9660A" w14:textId="29D64AC7" w:rsidR="005D46CC" w:rsidRPr="00275DFD" w:rsidRDefault="00D96718" w:rsidP="005940CE">
      <w:pPr>
        <w:widowControl/>
        <w:wordWrap/>
        <w:autoSpaceDE/>
        <w:autoSpaceDN/>
        <w:spacing w:line="480" w:lineRule="auto"/>
        <w:jc w:val="center"/>
        <w:rPr>
          <w:rFonts w:ascii="Arial" w:hAnsi="Arial" w:cs="Arial"/>
          <w:b/>
          <w:sz w:val="36"/>
          <w:szCs w:val="36"/>
        </w:rPr>
      </w:pPr>
      <w:r w:rsidRPr="00275DFD">
        <w:rPr>
          <w:rFonts w:ascii="Arial" w:hAnsi="Arial" w:cs="Arial"/>
          <w:b/>
          <w:sz w:val="36"/>
          <w:szCs w:val="36"/>
        </w:rPr>
        <w:t>Supplemen</w:t>
      </w:r>
      <w:r w:rsidR="005D46CC" w:rsidRPr="00275DFD">
        <w:rPr>
          <w:rFonts w:ascii="Arial" w:hAnsi="Arial" w:cs="Arial"/>
          <w:b/>
          <w:sz w:val="36"/>
          <w:szCs w:val="36"/>
        </w:rPr>
        <w:t>tary</w:t>
      </w:r>
      <w:r w:rsidRPr="00275DFD">
        <w:rPr>
          <w:rFonts w:ascii="Arial" w:hAnsi="Arial" w:cs="Arial"/>
          <w:b/>
          <w:sz w:val="36"/>
          <w:szCs w:val="36"/>
        </w:rPr>
        <w:t xml:space="preserve"> Material</w:t>
      </w:r>
      <w:r w:rsidR="005D46CC" w:rsidRPr="00275DFD">
        <w:rPr>
          <w:rFonts w:ascii="Arial" w:hAnsi="Arial" w:cs="Arial"/>
          <w:b/>
          <w:sz w:val="36"/>
          <w:szCs w:val="36"/>
        </w:rPr>
        <w:t>s for “A</w:t>
      </w:r>
      <w:r w:rsidR="005940CE" w:rsidRPr="00275DFD">
        <w:rPr>
          <w:rFonts w:ascii="Arial" w:hAnsi="Arial" w:cs="Arial"/>
          <w:b/>
          <w:sz w:val="36"/>
          <w:szCs w:val="36"/>
        </w:rPr>
        <w:t xml:space="preserve"> Genome Wide Association Study </w:t>
      </w:r>
      <w:r w:rsidR="005D46CC" w:rsidRPr="00275DFD">
        <w:rPr>
          <w:rFonts w:ascii="Arial" w:hAnsi="Arial" w:cs="Arial"/>
          <w:b/>
          <w:sz w:val="36"/>
          <w:szCs w:val="36"/>
        </w:rPr>
        <w:t xml:space="preserve">implicates </w:t>
      </w:r>
      <w:r w:rsidR="005D46CC" w:rsidRPr="00275DFD">
        <w:rPr>
          <w:rFonts w:ascii="Arial" w:hAnsi="Arial" w:cs="Arial"/>
          <w:b/>
          <w:i/>
          <w:sz w:val="36"/>
          <w:szCs w:val="36"/>
        </w:rPr>
        <w:t>NR2F2</w:t>
      </w:r>
      <w:r w:rsidR="005D46CC" w:rsidRPr="00275DFD">
        <w:rPr>
          <w:rFonts w:ascii="Arial" w:hAnsi="Arial" w:cs="Arial"/>
          <w:b/>
          <w:sz w:val="36"/>
          <w:szCs w:val="36"/>
        </w:rPr>
        <w:t xml:space="preserve"> in Lymphangioleiomyomatosis Pathogenesis”</w:t>
      </w:r>
    </w:p>
    <w:p w14:paraId="2C71B8C8" w14:textId="77777777" w:rsidR="0022756A" w:rsidRPr="00275DFD" w:rsidRDefault="0022756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</w:p>
    <w:p w14:paraId="68611C25" w14:textId="77777777" w:rsidR="00943C8D" w:rsidRPr="00275DFD" w:rsidRDefault="00943C8D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10F9A78C" w14:textId="052EA331" w:rsidR="00A600DB" w:rsidRPr="00275DFD" w:rsidRDefault="00FA1D77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1. </w:t>
      </w:r>
      <w:r w:rsidRPr="00275DFD">
        <w:rPr>
          <w:rFonts w:ascii="Arial" w:hAnsi="Arial" w:cs="Arial"/>
          <w:sz w:val="24"/>
          <w:szCs w:val="24"/>
        </w:rPr>
        <w:t>Distribution of LAM patients according to their nationality</w:t>
      </w:r>
      <w:r w:rsidR="00915903" w:rsidRPr="00275DFD">
        <w:rPr>
          <w:rFonts w:ascii="Arial" w:hAnsi="Arial" w:cs="Arial"/>
          <w:sz w:val="24"/>
          <w:szCs w:val="24"/>
        </w:rPr>
        <w:t xml:space="preserve"> </w:t>
      </w:r>
    </w:p>
    <w:tbl>
      <w:tblPr>
        <w:tblW w:w="4768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28"/>
        <w:gridCol w:w="1420"/>
        <w:gridCol w:w="1420"/>
      </w:tblGrid>
      <w:tr w:rsidR="00C21513" w:rsidRPr="00275DFD" w14:paraId="4B00A5B4" w14:textId="77777777" w:rsidTr="00395109">
        <w:trPr>
          <w:trHeight w:val="680"/>
          <w:jc w:val="center"/>
        </w:trPr>
        <w:tc>
          <w:tcPr>
            <w:tcW w:w="1928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3061FB" w14:textId="77777777" w:rsidR="00C21513" w:rsidRPr="00275DFD" w:rsidRDefault="00C21513" w:rsidP="00C215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142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2BB84C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Discovery</w:t>
            </w:r>
          </w:p>
          <w:p w14:paraId="3C49F47B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LAM</w:t>
            </w:r>
          </w:p>
        </w:tc>
        <w:tc>
          <w:tcPr>
            <w:tcW w:w="142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34E759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Replication</w:t>
            </w:r>
          </w:p>
          <w:p w14:paraId="149C4B47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LAM</w:t>
            </w:r>
          </w:p>
        </w:tc>
      </w:tr>
      <w:tr w:rsidR="00C21513" w:rsidRPr="00275DFD" w14:paraId="50D4EDE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E1CC18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USA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5FAF8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190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DD9CCC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196</w:t>
            </w:r>
          </w:p>
        </w:tc>
      </w:tr>
      <w:tr w:rsidR="00C21513" w:rsidRPr="00275DFD" w14:paraId="7C6CF459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B7FF8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France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D1C07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54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D195C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C94FF2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E6E57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Spain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FE6FC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40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132C3D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3E2DBEEC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0DFAB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Italy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596167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35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FA9B8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3930F19C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0229A4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United Kingdom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04647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32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8F656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13F6C14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1D06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Germany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95CEE0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21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2E22B8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6EE339DF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62028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Australia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08F72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20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E467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54446BD6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3001A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Poland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BBE47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398F8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5B942A5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E9CE5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Israel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9D415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7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E04B6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1C77F6AD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3EB5C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Canada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D0FE5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BA486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199FBE7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3F163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Panama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447E92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8762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219F21B0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61B42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Puerto Rico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49BB00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97BF9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4A61826D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DC182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Scotland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69696DC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264CE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2FC31217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D56C2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Unknown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A23AB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B2E9E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0A2FB4D4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99BC6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Total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DE3A5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426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7059B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196</w:t>
            </w:r>
          </w:p>
        </w:tc>
      </w:tr>
    </w:tbl>
    <w:p w14:paraId="67BC9E8F" w14:textId="77777777" w:rsidR="00A56131" w:rsidRPr="00275DFD" w:rsidRDefault="00A56131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276C5EE8" w14:textId="549D6BEB" w:rsidR="00FA1D77" w:rsidRPr="00275DFD" w:rsidRDefault="00FA1D77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314702C6" w14:textId="00E401FC" w:rsidR="007F2AEF" w:rsidRPr="00275DFD" w:rsidRDefault="007F2AEF" w:rsidP="007F2AEF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C047A7">
        <w:rPr>
          <w:rFonts w:ascii="Arial" w:hAnsi="Arial" w:cs="Arial"/>
          <w:b/>
          <w:sz w:val="24"/>
          <w:szCs w:val="24"/>
        </w:rPr>
        <w:t>2</w:t>
      </w:r>
      <w:r w:rsidRPr="00275DFD">
        <w:rPr>
          <w:rFonts w:ascii="Arial" w:hAnsi="Arial" w:cs="Arial"/>
          <w:b/>
          <w:sz w:val="24"/>
          <w:szCs w:val="24"/>
        </w:rPr>
        <w:t xml:space="preserve">. </w:t>
      </w:r>
      <w:r w:rsidR="00072C80" w:rsidRPr="00275DFD">
        <w:rPr>
          <w:rFonts w:ascii="Arial" w:hAnsi="Arial" w:cs="Arial"/>
          <w:b/>
          <w:sz w:val="24"/>
          <w:szCs w:val="24"/>
        </w:rPr>
        <w:t xml:space="preserve">P-values for SNPs </w:t>
      </w:r>
      <w:r w:rsidR="00854E6D" w:rsidRPr="00275DFD">
        <w:rPr>
          <w:rFonts w:ascii="Arial" w:hAnsi="Arial" w:cs="Arial"/>
          <w:b/>
          <w:sz w:val="24"/>
          <w:szCs w:val="24"/>
        </w:rPr>
        <w:t xml:space="preserve">associated with </w:t>
      </w:r>
      <w:r w:rsidR="00D870C4" w:rsidRPr="00275DFD">
        <w:rPr>
          <w:rFonts w:ascii="Arial" w:hAnsi="Arial" w:cs="Arial"/>
          <w:b/>
          <w:sz w:val="24"/>
          <w:szCs w:val="24"/>
        </w:rPr>
        <w:t>nicotine</w:t>
      </w:r>
      <w:r w:rsidR="00854E6D" w:rsidRPr="00275DFD">
        <w:rPr>
          <w:rFonts w:ascii="Arial" w:hAnsi="Arial" w:cs="Arial"/>
          <w:b/>
          <w:sz w:val="24"/>
          <w:szCs w:val="24"/>
        </w:rPr>
        <w:t xml:space="preserve"> addi</w:t>
      </w:r>
      <w:r w:rsidR="00D870C4" w:rsidRPr="00275DFD">
        <w:rPr>
          <w:rFonts w:ascii="Arial" w:hAnsi="Arial" w:cs="Arial"/>
          <w:b/>
          <w:sz w:val="24"/>
          <w:szCs w:val="24"/>
        </w:rPr>
        <w:t>c</w:t>
      </w:r>
      <w:r w:rsidR="00854E6D" w:rsidRPr="00275DFD">
        <w:rPr>
          <w:rFonts w:ascii="Arial" w:hAnsi="Arial" w:cs="Arial"/>
          <w:b/>
          <w:sz w:val="24"/>
          <w:szCs w:val="24"/>
        </w:rPr>
        <w:t>tion</w:t>
      </w:r>
      <w:r w:rsidR="00B35608">
        <w:rPr>
          <w:rFonts w:ascii="Arial" w:hAnsi="Arial" w:cs="Arial"/>
          <w:b/>
          <w:sz w:val="24"/>
          <w:szCs w:val="24"/>
        </w:rPr>
        <w:t xml:space="preserve">. </w:t>
      </w:r>
      <w:r w:rsidR="00B35608">
        <w:rPr>
          <w:rFonts w:ascii="Arial" w:hAnsi="Arial" w:cs="Arial"/>
          <w:sz w:val="24"/>
          <w:szCs w:val="24"/>
        </w:rPr>
        <w:t>P values are shown in comparison of allele frequencies for the S-LAM discovery cohort and the COPDGene controls.</w:t>
      </w:r>
    </w:p>
    <w:tbl>
      <w:tblPr>
        <w:tblW w:w="5897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07"/>
        <w:gridCol w:w="1928"/>
        <w:gridCol w:w="1531"/>
        <w:gridCol w:w="1531"/>
      </w:tblGrid>
      <w:tr w:rsidR="00B83CF6" w:rsidRPr="00275DFD" w14:paraId="65C93C6B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6A1E45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CHR</w:t>
            </w:r>
          </w:p>
        </w:tc>
        <w:tc>
          <w:tcPr>
            <w:tcW w:w="1928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183ADF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SNP</w:t>
            </w:r>
          </w:p>
        </w:tc>
        <w:tc>
          <w:tcPr>
            <w:tcW w:w="1531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vAlign w:val="center"/>
          </w:tcPr>
          <w:p w14:paraId="1D54CF20" w14:textId="7DDD22B1" w:rsidR="00B83CF6" w:rsidRPr="00275DFD" w:rsidRDefault="00F75A10" w:rsidP="00F75A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Mapped g</w:t>
            </w:r>
            <w:r w:rsidR="00B83CF6">
              <w:rPr>
                <w:rFonts w:ascii="Arial" w:hAnsi="Arial" w:cs="Arial" w:hint="eastAsia"/>
                <w:sz w:val="24"/>
                <w:szCs w:val="24"/>
              </w:rPr>
              <w:t>ene</w:t>
            </w:r>
          </w:p>
        </w:tc>
        <w:tc>
          <w:tcPr>
            <w:tcW w:w="1531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9755F4" w14:textId="7D255C59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P-value</w:t>
            </w:r>
          </w:p>
        </w:tc>
      </w:tr>
      <w:tr w:rsidR="00B83CF6" w:rsidRPr="00275DFD" w14:paraId="37A051F3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1FB959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1</w:t>
            </w:r>
          </w:p>
        </w:tc>
        <w:tc>
          <w:tcPr>
            <w:tcW w:w="19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167B6E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rs1060061</w:t>
            </w:r>
          </w:p>
        </w:tc>
        <w:tc>
          <w:tcPr>
            <w:tcW w:w="1531" w:type="dxa"/>
            <w:tcBorders>
              <w:top w:val="single" w:sz="8" w:space="0" w:color="000000"/>
              <w:left w:val="nil"/>
              <w:bottom w:val="nil"/>
              <w:right w:val="nil"/>
            </w:tcBorders>
            <w:vAlign w:val="center"/>
          </w:tcPr>
          <w:p w14:paraId="206FCCF2" w14:textId="0BBAEA13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NR5A2</w:t>
            </w:r>
          </w:p>
        </w:tc>
        <w:tc>
          <w:tcPr>
            <w:tcW w:w="1531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89D43E" w14:textId="599ABDCA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0.4885</w:t>
            </w:r>
          </w:p>
        </w:tc>
      </w:tr>
      <w:tr w:rsidR="00B83CF6" w:rsidRPr="00275DFD" w14:paraId="29FF3CBA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74AF78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6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7C606A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rs9503551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45E5BD" w14:textId="34D48245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SLC22A23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8BA9D6" w14:textId="7C161C3A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0.0840</w:t>
            </w:r>
          </w:p>
        </w:tc>
      </w:tr>
      <w:tr w:rsidR="00B83CF6" w:rsidRPr="00275DFD" w14:paraId="1BD21A90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C97813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7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1035D6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rs4285401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5AB48E" w14:textId="421C0B1B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LINC01287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EE30C8" w14:textId="4F8B697D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0.3263</w:t>
            </w:r>
          </w:p>
        </w:tc>
      </w:tr>
      <w:tr w:rsidR="00B83CF6" w:rsidRPr="00275DFD" w14:paraId="1A3D49B6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651B8BD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8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290DDD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rs804292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6A996F" w14:textId="538859A2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NEIL2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05C402" w14:textId="5CCD84C0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0.8145</w:t>
            </w:r>
          </w:p>
        </w:tc>
      </w:tr>
      <w:tr w:rsidR="00B83CF6" w:rsidRPr="00275DFD" w14:paraId="1B1E4C0E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417B72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8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29A453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rs6470120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962CE8" w14:textId="66DA1613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ZHX2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91CACF" w14:textId="3B8D0F71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0.1152</w:t>
            </w:r>
          </w:p>
        </w:tc>
      </w:tr>
      <w:tr w:rsidR="00B83CF6" w:rsidRPr="00275DFD" w14:paraId="54CE191B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587B4A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9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7ECDA8" w14:textId="6D795256" w:rsidR="00B83CF6" w:rsidRPr="00F75A10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vertAlign w:val="superscript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rs10491551</w:t>
            </w:r>
            <w:r w:rsidR="00F75A10">
              <w:rPr>
                <w:rFonts w:ascii="Arial" w:hAnsi="Arial" w:cs="Arial" w:hint="eastAsia"/>
                <w:sz w:val="24"/>
                <w:szCs w:val="24"/>
                <w:vertAlign w:val="superscript"/>
              </w:rPr>
              <w:t>*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1A2CC3" w14:textId="2DB3C0D2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GLIS3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A45E99" w14:textId="7545855D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0.7217</w:t>
            </w:r>
          </w:p>
        </w:tc>
      </w:tr>
      <w:tr w:rsidR="00B83CF6" w:rsidRPr="00275DFD" w14:paraId="3ED6975F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1FCB8F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15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D0FA93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rs1051730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EE8DE8" w14:textId="2788DACF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 w:hint="eastAsia"/>
                <w:i/>
                <w:sz w:val="24"/>
                <w:szCs w:val="24"/>
              </w:rPr>
              <w:t>CHRNA3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29BA23" w14:textId="1233DE94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0.9759</w:t>
            </w:r>
          </w:p>
        </w:tc>
      </w:tr>
      <w:tr w:rsidR="00B83CF6" w:rsidRPr="00275DFD" w14:paraId="141D502B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79FC5D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21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D3685B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rs2836823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8B252E5" w14:textId="39DF0635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AF064858.3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574C77" w14:textId="5CC6FBAF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0.1560</w:t>
            </w:r>
          </w:p>
        </w:tc>
      </w:tr>
    </w:tbl>
    <w:p w14:paraId="603CD5C4" w14:textId="77777777" w:rsidR="00A30019" w:rsidRDefault="00A30019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  <w:vertAlign w:val="superscript"/>
        </w:rPr>
      </w:pPr>
    </w:p>
    <w:p w14:paraId="6258B05D" w14:textId="16218F65" w:rsidR="00F75A10" w:rsidRPr="00B7675D" w:rsidRDefault="00F75A10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B7675D">
        <w:rPr>
          <w:rFonts w:ascii="Arial" w:hAnsi="Arial" w:cs="Arial" w:hint="eastAsia"/>
          <w:sz w:val="24"/>
          <w:szCs w:val="24"/>
          <w:vertAlign w:val="superscript"/>
        </w:rPr>
        <w:t>*</w:t>
      </w:r>
      <w:r w:rsidR="00B7675D" w:rsidRPr="00B7675D">
        <w:rPr>
          <w:rFonts w:ascii="Arial" w:hAnsi="Arial" w:cs="Arial" w:hint="eastAsia"/>
          <w:sz w:val="24"/>
          <w:szCs w:val="24"/>
        </w:rPr>
        <w:t xml:space="preserve"> </w:t>
      </w:r>
      <w:r w:rsidR="00B7675D" w:rsidRPr="00B7675D">
        <w:rPr>
          <w:rFonts w:ascii="Arial" w:hAnsi="Arial" w:cs="Arial"/>
          <w:sz w:val="24"/>
          <w:szCs w:val="24"/>
        </w:rPr>
        <w:t>rs10491551 is included due to its high correlation with rs12348139 in the GWAS catalogue (r</w:t>
      </w:r>
      <w:r w:rsidR="00B7675D" w:rsidRPr="00B7675D">
        <w:rPr>
          <w:rFonts w:ascii="Arial" w:hAnsi="Arial" w:cs="Arial"/>
          <w:sz w:val="24"/>
          <w:szCs w:val="24"/>
          <w:vertAlign w:val="superscript"/>
        </w:rPr>
        <w:t>2</w:t>
      </w:r>
      <w:r w:rsidR="00B7675D" w:rsidRPr="00B7675D">
        <w:rPr>
          <w:rFonts w:ascii="Arial" w:hAnsi="Arial" w:cs="Arial"/>
          <w:sz w:val="24"/>
          <w:szCs w:val="24"/>
        </w:rPr>
        <w:t xml:space="preserve"> = 1).</w:t>
      </w:r>
    </w:p>
    <w:p w14:paraId="6DA2DAAC" w14:textId="77777777" w:rsidR="00F75A10" w:rsidRDefault="00F75A10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14338F1" w14:textId="46EA2E71" w:rsidR="00636AE7" w:rsidRDefault="007A3333" w:rsidP="004741C7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>
        <w:rPr>
          <w:rFonts w:ascii="Arial" w:hAnsi="Arial" w:cs="Arial"/>
          <w:b/>
          <w:sz w:val="24"/>
          <w:szCs w:val="24"/>
        </w:rPr>
        <w:t>3</w:t>
      </w:r>
      <w:r w:rsidRPr="00275DFD">
        <w:rPr>
          <w:rFonts w:ascii="Arial" w:hAnsi="Arial" w:cs="Arial"/>
          <w:b/>
          <w:sz w:val="24"/>
          <w:szCs w:val="24"/>
        </w:rPr>
        <w:t xml:space="preserve">. </w:t>
      </w:r>
      <w:r>
        <w:rPr>
          <w:rFonts w:ascii="Arial" w:hAnsi="Arial" w:cs="Arial"/>
          <w:b/>
          <w:sz w:val="24"/>
          <w:szCs w:val="24"/>
        </w:rPr>
        <w:t xml:space="preserve">P-values for rs4544201 and rs2006950 </w:t>
      </w:r>
      <w:r w:rsidR="007158D5">
        <w:rPr>
          <w:rFonts w:ascii="Arial" w:hAnsi="Arial" w:cs="Arial"/>
          <w:b/>
          <w:sz w:val="24"/>
          <w:szCs w:val="24"/>
        </w:rPr>
        <w:t xml:space="preserve">adjusted by effect of </w:t>
      </w:r>
      <w:r w:rsidR="007158D5" w:rsidRPr="007158D5">
        <w:rPr>
          <w:rFonts w:ascii="Arial" w:hAnsi="Arial" w:cs="Arial"/>
          <w:b/>
          <w:i/>
          <w:sz w:val="24"/>
          <w:szCs w:val="24"/>
        </w:rPr>
        <w:t>TSC1/2</w:t>
      </w:r>
      <w:r w:rsidR="007158D5">
        <w:rPr>
          <w:rFonts w:ascii="Arial" w:hAnsi="Arial" w:cs="Arial"/>
          <w:b/>
          <w:sz w:val="24"/>
          <w:szCs w:val="24"/>
        </w:rPr>
        <w:t xml:space="preserve"> genes.</w:t>
      </w:r>
      <w:r>
        <w:rPr>
          <w:rFonts w:ascii="Arial" w:hAnsi="Arial" w:cs="Arial"/>
          <w:b/>
          <w:sz w:val="24"/>
          <w:szCs w:val="24"/>
        </w:rPr>
        <w:t xml:space="preserve"> </w:t>
      </w:r>
      <w:bookmarkStart w:id="0" w:name="_GoBack"/>
      <w:bookmarkEnd w:id="0"/>
    </w:p>
    <w:tbl>
      <w:tblPr>
        <w:tblW w:w="4814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28"/>
        <w:gridCol w:w="1639"/>
        <w:gridCol w:w="1447"/>
      </w:tblGrid>
      <w:tr w:rsidR="00636AE7" w:rsidRPr="00275DFD" w14:paraId="7B4C4A32" w14:textId="77777777" w:rsidTr="00636AE7">
        <w:trPr>
          <w:trHeight w:val="488"/>
          <w:jc w:val="center"/>
        </w:trPr>
        <w:tc>
          <w:tcPr>
            <w:tcW w:w="1728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5D0E3B" w14:textId="092AB717" w:rsidR="00636AE7" w:rsidRPr="00275DFD" w:rsidRDefault="00636AE7" w:rsidP="00E2242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22425">
              <w:rPr>
                <w:rFonts w:ascii="Arial" w:hAnsi="Arial" w:cs="Arial"/>
                <w:i/>
                <w:sz w:val="24"/>
                <w:szCs w:val="24"/>
              </w:rPr>
              <w:t>TSC1/2</w:t>
            </w:r>
          </w:p>
        </w:tc>
        <w:tc>
          <w:tcPr>
            <w:tcW w:w="1639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F7A793" w14:textId="3A72E30B" w:rsidR="00636AE7" w:rsidRPr="00275DFD" w:rsidRDefault="00636AE7" w:rsidP="00410D2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rs4544201</w:t>
            </w:r>
          </w:p>
        </w:tc>
        <w:tc>
          <w:tcPr>
            <w:tcW w:w="1447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vAlign w:val="center"/>
          </w:tcPr>
          <w:p w14:paraId="68E4B0CE" w14:textId="5F4A9894" w:rsidR="00636AE7" w:rsidRPr="00275DFD" w:rsidRDefault="00636AE7" w:rsidP="00410D2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rs2006950</w:t>
            </w:r>
          </w:p>
        </w:tc>
      </w:tr>
      <w:tr w:rsidR="00636AE7" w:rsidRPr="00275DFD" w14:paraId="1ED872F8" w14:textId="77777777" w:rsidTr="00636AE7">
        <w:trPr>
          <w:trHeight w:val="488"/>
          <w:jc w:val="center"/>
        </w:trPr>
        <w:tc>
          <w:tcPr>
            <w:tcW w:w="17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C74BC3" w14:textId="623702D2" w:rsidR="00636AE7" w:rsidRPr="00275DFD" w:rsidRDefault="00636AE7" w:rsidP="00410D2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rs11552431</w:t>
            </w:r>
          </w:p>
        </w:tc>
        <w:tc>
          <w:tcPr>
            <w:tcW w:w="1639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0B24B62" w14:textId="02A82DDA" w:rsidR="00636AE7" w:rsidRPr="009761EC" w:rsidRDefault="009761EC" w:rsidP="009761E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vertAlign w:val="superscript"/>
              </w:rPr>
            </w:pPr>
            <w:r>
              <w:rPr>
                <w:rFonts w:ascii="Arial" w:hAnsi="Arial" w:cs="Arial"/>
                <w:sz w:val="24"/>
                <w:szCs w:val="24"/>
              </w:rPr>
              <w:t>4.56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×</m:t>
              </m:r>
            </m:oMath>
            <w:r>
              <w:rPr>
                <w:rFonts w:ascii="Arial" w:hAnsi="Arial" w:cs="Arial"/>
                <w:sz w:val="24"/>
                <w:szCs w:val="24"/>
              </w:rPr>
              <w:t>10</w:t>
            </w:r>
            <w:r>
              <w:rPr>
                <w:rFonts w:ascii="Arial" w:hAnsi="Arial" w:cs="Arial"/>
                <w:sz w:val="24"/>
                <w:szCs w:val="24"/>
                <w:vertAlign w:val="superscript"/>
              </w:rPr>
              <w:t>-8</w:t>
            </w:r>
          </w:p>
        </w:tc>
        <w:tc>
          <w:tcPr>
            <w:tcW w:w="1447" w:type="dxa"/>
            <w:tcBorders>
              <w:top w:val="single" w:sz="8" w:space="0" w:color="000000"/>
              <w:left w:val="nil"/>
              <w:bottom w:val="nil"/>
              <w:right w:val="nil"/>
            </w:tcBorders>
            <w:vAlign w:val="center"/>
          </w:tcPr>
          <w:p w14:paraId="6302DCBF" w14:textId="5662F72F" w:rsidR="00636AE7" w:rsidRPr="00F75A10" w:rsidRDefault="009761EC" w:rsidP="00410D2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3.98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×</m:t>
              </m:r>
            </m:oMath>
            <w:r>
              <w:rPr>
                <w:rFonts w:ascii="Arial" w:hAnsi="Arial" w:cs="Arial"/>
                <w:sz w:val="24"/>
                <w:szCs w:val="24"/>
              </w:rPr>
              <w:t>10</w:t>
            </w:r>
            <w:r>
              <w:rPr>
                <w:rFonts w:ascii="Arial" w:hAnsi="Arial" w:cs="Arial"/>
                <w:sz w:val="24"/>
                <w:szCs w:val="24"/>
                <w:vertAlign w:val="superscript"/>
              </w:rPr>
              <w:t>-9</w:t>
            </w:r>
          </w:p>
        </w:tc>
      </w:tr>
      <w:tr w:rsidR="00636AE7" w:rsidRPr="00275DFD" w14:paraId="073D0B50" w14:textId="77777777" w:rsidTr="00636AE7">
        <w:trPr>
          <w:trHeight w:val="488"/>
          <w:jc w:val="center"/>
        </w:trPr>
        <w:tc>
          <w:tcPr>
            <w:tcW w:w="1728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823D75" w14:textId="1044E832" w:rsidR="00636AE7" w:rsidRPr="00275DFD" w:rsidRDefault="00636AE7" w:rsidP="00410D2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Top 10 SNPs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B7CBD2C" w14:textId="44865FC7" w:rsidR="00636AE7" w:rsidRPr="00275DFD" w:rsidRDefault="009761EC" w:rsidP="00410D2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1.08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×</m:t>
              </m:r>
            </m:oMath>
            <w:r>
              <w:rPr>
                <w:rFonts w:ascii="Arial" w:hAnsi="Arial" w:cs="Arial"/>
                <w:sz w:val="24"/>
                <w:szCs w:val="24"/>
              </w:rPr>
              <w:t>10</w:t>
            </w:r>
            <w:r>
              <w:rPr>
                <w:rFonts w:ascii="Arial" w:hAnsi="Arial" w:cs="Arial"/>
                <w:sz w:val="24"/>
                <w:szCs w:val="24"/>
                <w:vertAlign w:val="superscript"/>
              </w:rPr>
              <w:t>-7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6B720AA3" w14:textId="503A4C6B" w:rsidR="00636AE7" w:rsidRPr="00F75A10" w:rsidRDefault="009761EC" w:rsidP="00410D2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1.13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×</m:t>
              </m:r>
            </m:oMath>
            <w:r>
              <w:rPr>
                <w:rFonts w:ascii="Arial" w:hAnsi="Arial" w:cs="Arial"/>
                <w:sz w:val="24"/>
                <w:szCs w:val="24"/>
              </w:rPr>
              <w:t>10</w:t>
            </w:r>
            <w:r>
              <w:rPr>
                <w:rFonts w:ascii="Arial" w:hAnsi="Arial" w:cs="Arial"/>
                <w:sz w:val="24"/>
                <w:szCs w:val="24"/>
                <w:vertAlign w:val="superscript"/>
              </w:rPr>
              <w:t>-8</w:t>
            </w:r>
          </w:p>
        </w:tc>
      </w:tr>
    </w:tbl>
    <w:p w14:paraId="64DCD5F3" w14:textId="77777777" w:rsidR="00636AE7" w:rsidRDefault="00636AE7" w:rsidP="00AC2E2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6BED464D" w14:textId="77777777" w:rsidR="00AC2E22" w:rsidRDefault="00AC2E22" w:rsidP="00AC2E2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396B5F94" w14:textId="77777777" w:rsidR="00AC2E22" w:rsidRDefault="00AC2E22" w:rsidP="00AC2E2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7876F0CA" w14:textId="08AEEA9E" w:rsidR="007A3333" w:rsidRDefault="007A3333" w:rsidP="00AC2E2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3913437" w14:textId="7FBC5E34" w:rsidR="007F2AEF" w:rsidRPr="00555172" w:rsidRDefault="007F2AEF" w:rsidP="007F2AEF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r w:rsidRPr="00555172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ins w:id="1" w:author="Wonji Kim" w:date="2019-03-11T22:34:00Z">
        <w:r w:rsidR="007A3333">
          <w:rPr>
            <w:rFonts w:ascii="Arial" w:hAnsi="Arial" w:cs="Arial"/>
            <w:b/>
            <w:sz w:val="24"/>
            <w:szCs w:val="24"/>
          </w:rPr>
          <w:t>4</w:t>
        </w:r>
      </w:ins>
      <w:del w:id="2" w:author="Wonji Kim" w:date="2019-03-11T22:34:00Z">
        <w:r w:rsidR="00C047A7" w:rsidRPr="00555172" w:rsidDel="007A3333">
          <w:rPr>
            <w:rFonts w:ascii="Arial" w:hAnsi="Arial" w:cs="Arial"/>
            <w:b/>
            <w:sz w:val="24"/>
            <w:szCs w:val="24"/>
          </w:rPr>
          <w:delText>3</w:delText>
        </w:r>
      </w:del>
      <w:r w:rsidRPr="00555172">
        <w:rPr>
          <w:rFonts w:ascii="Arial" w:hAnsi="Arial" w:cs="Arial"/>
          <w:b/>
          <w:sz w:val="24"/>
          <w:szCs w:val="24"/>
        </w:rPr>
        <w:t xml:space="preserve">. </w:t>
      </w:r>
      <w:r w:rsidR="00B35608" w:rsidRPr="00555172">
        <w:rPr>
          <w:rFonts w:ascii="Arial" w:hAnsi="Arial" w:cs="Arial"/>
          <w:b/>
          <w:sz w:val="24"/>
          <w:szCs w:val="24"/>
        </w:rPr>
        <w:t xml:space="preserve">Minor allele frequencies for SNPs </w:t>
      </w:r>
      <w:r w:rsidR="00B35608" w:rsidRPr="00A46C6C">
        <w:rPr>
          <w:rFonts w:ascii="Arial" w:eastAsia="Malgun Gothic" w:hAnsi="Arial" w:cs="Arial"/>
          <w:b/>
          <w:color w:val="000000"/>
          <w:kern w:val="0"/>
          <w:sz w:val="24"/>
          <w:szCs w:val="24"/>
        </w:rPr>
        <w:t>rs4544201</w:t>
      </w:r>
      <w:r w:rsidR="00B35608" w:rsidRPr="00555172">
        <w:rPr>
          <w:rFonts w:ascii="Arial" w:hAnsi="Arial" w:cs="Arial"/>
          <w:b/>
          <w:sz w:val="24"/>
          <w:szCs w:val="24"/>
        </w:rPr>
        <w:t xml:space="preserve"> and </w:t>
      </w:r>
      <w:r w:rsidR="00B35608" w:rsidRPr="00A46C6C">
        <w:rPr>
          <w:rFonts w:ascii="Arial" w:eastAsia="Malgun Gothic" w:hAnsi="Arial" w:cs="Arial"/>
          <w:b/>
          <w:color w:val="000000"/>
          <w:kern w:val="0"/>
          <w:sz w:val="24"/>
          <w:szCs w:val="24"/>
        </w:rPr>
        <w:t>rs2006950</w:t>
      </w:r>
      <w:r w:rsidR="00B35608" w:rsidRPr="00555172">
        <w:rPr>
          <w:rFonts w:ascii="Arial" w:hAnsi="Arial" w:cs="Arial"/>
          <w:b/>
          <w:sz w:val="24"/>
          <w:szCs w:val="24"/>
        </w:rPr>
        <w:t xml:space="preserve"> in multiple populations.  </w:t>
      </w:r>
    </w:p>
    <w:tbl>
      <w:tblPr>
        <w:tblW w:w="1044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243"/>
        <w:gridCol w:w="2164"/>
        <w:gridCol w:w="681"/>
        <w:gridCol w:w="1583"/>
        <w:gridCol w:w="2164"/>
        <w:gridCol w:w="1022"/>
        <w:gridCol w:w="1583"/>
      </w:tblGrid>
      <w:tr w:rsidR="008978DF" w:rsidRPr="00275DFD" w14:paraId="0F697408" w14:textId="77777777" w:rsidTr="008978DF">
        <w:trPr>
          <w:trHeight w:val="454"/>
          <w:jc w:val="center"/>
        </w:trPr>
        <w:tc>
          <w:tcPr>
            <w:tcW w:w="1240" w:type="dxa"/>
            <w:vMerge w:val="restart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9B95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SNP</w:t>
            </w:r>
          </w:p>
        </w:tc>
        <w:tc>
          <w:tcPr>
            <w:tcW w:w="4420" w:type="dxa"/>
            <w:gridSpan w:val="3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C45D2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LAM patients</w:t>
            </w:r>
          </w:p>
        </w:tc>
        <w:tc>
          <w:tcPr>
            <w:tcW w:w="4760" w:type="dxa"/>
            <w:gridSpan w:val="3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362D0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Normal</w:t>
            </w:r>
          </w:p>
        </w:tc>
      </w:tr>
      <w:tr w:rsidR="008978DF" w:rsidRPr="00275DFD" w14:paraId="3721B544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B95034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AB0F8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Data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80C23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N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A73C3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MAF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br/>
              <w:t>(95% CI)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BF4AA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Data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9FB59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N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075D2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MAF</w:t>
            </w:r>
          </w:p>
          <w:p w14:paraId="638D19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(95% CI)</w:t>
            </w:r>
          </w:p>
        </w:tc>
      </w:tr>
      <w:tr w:rsidR="008978DF" w:rsidRPr="00275DFD" w14:paraId="34E499AF" w14:textId="77777777" w:rsidTr="008978DF">
        <w:trPr>
          <w:trHeight w:val="468"/>
          <w:jc w:val="center"/>
        </w:trPr>
        <w:tc>
          <w:tcPr>
            <w:tcW w:w="124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333B55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rs4544201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1C18B7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Discovery</w:t>
            </w:r>
          </w:p>
          <w:p w14:paraId="490F8C6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89114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190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6962F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0.1684</w:t>
            </w:r>
          </w:p>
          <w:p w14:paraId="6B061C7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(0.131, 0.206)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47E8AF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COPDGene</w:t>
            </w:r>
          </w:p>
          <w:p w14:paraId="65A63D7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90AA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1,258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F8AA3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0.2742</w:t>
            </w:r>
          </w:p>
          <w:p w14:paraId="23A610F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(0.257, 0.292)</w:t>
            </w:r>
          </w:p>
        </w:tc>
      </w:tr>
      <w:tr w:rsidR="008978DF" w:rsidRPr="00275DFD" w14:paraId="66B96F73" w14:textId="77777777" w:rsidTr="008978DF">
        <w:trPr>
          <w:trHeight w:val="468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40E8A7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87D9D1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Discovery</w:t>
            </w:r>
          </w:p>
          <w:p w14:paraId="460024D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9324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233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E28FA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0.1631</w:t>
            </w:r>
          </w:p>
          <w:p w14:paraId="37ADE2C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(0.130, 0.197)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4E2598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COPDGene</w:t>
            </w:r>
          </w:p>
          <w:p w14:paraId="1A90F9A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(USA/NHW/males)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C5D68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1,224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C2E91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0.2774</w:t>
            </w:r>
          </w:p>
          <w:p w14:paraId="06758D4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(0.260, 0.295)</w:t>
            </w:r>
          </w:p>
        </w:tc>
      </w:tr>
      <w:tr w:rsidR="008978DF" w:rsidRPr="00275DFD" w14:paraId="3F3FA2CF" w14:textId="77777777" w:rsidTr="008978DF">
        <w:trPr>
          <w:trHeight w:val="585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72F5716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D0B97F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Replication</w:t>
            </w:r>
          </w:p>
          <w:p w14:paraId="50D0BC3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D13E4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186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4F21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0.1429</w:t>
            </w:r>
          </w:p>
          <w:p w14:paraId="56CEBB9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(0.107, 0178)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40028F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MESA-Lung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</w:t>
            </w:r>
          </w:p>
          <w:p w14:paraId="2531392B" w14:textId="63B09C31" w:rsidR="008978DF" w:rsidRPr="00275DFD" w:rsidRDefault="00C100B4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</w:t>
            </w:r>
            <w:r w:rsidR="008978DF"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6AF67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1,153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7F31B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0.2563</w:t>
            </w:r>
          </w:p>
          <w:p w14:paraId="50A4042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(0.238, 0.274)</w:t>
            </w:r>
          </w:p>
        </w:tc>
      </w:tr>
      <w:tr w:rsidR="008978DF" w:rsidRPr="00275DFD" w14:paraId="409AC21E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755AED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D2197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CCF69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1D0D4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B93DB8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br/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5A79E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50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02756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0.2600</w:t>
            </w:r>
          </w:p>
          <w:p w14:paraId="2D5F6B0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(0.174, 0.346)</w:t>
            </w:r>
          </w:p>
        </w:tc>
      </w:tr>
      <w:tr w:rsidR="008978DF" w:rsidRPr="00275DFD" w14:paraId="54210516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C15BE1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929120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A5627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BE895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EA7342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br/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88B7C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213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00021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0.2300</w:t>
            </w:r>
          </w:p>
          <w:p w14:paraId="4A5C5B2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(0.190, 0.270)</w:t>
            </w:r>
          </w:p>
        </w:tc>
      </w:tr>
      <w:tr w:rsidR="008978DF" w:rsidRPr="00275DFD" w14:paraId="29F25C04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1CCFF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07C2BA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A3D41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0CBD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1DDADF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ECLIPSE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***</w:t>
            </w:r>
          </w:p>
          <w:p w14:paraId="6067CA4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C7CEB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792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5178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0.2563</w:t>
            </w:r>
          </w:p>
          <w:p w14:paraId="749241C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(0.235, 0.278)</w:t>
            </w:r>
          </w:p>
        </w:tc>
      </w:tr>
      <w:tr w:rsidR="008978DF" w:rsidRPr="00275DFD" w14:paraId="4480FCDE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1C0CE8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CBF2EE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7696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6F02B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2C8353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UKBiobank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†</w:t>
            </w:r>
          </w:p>
          <w:p w14:paraId="15AE802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(EUR/NHW/both)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775E1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337,199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607C5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0.2605</w:t>
            </w:r>
          </w:p>
          <w:p w14:paraId="488F822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(0.259, 0.262)</w:t>
            </w:r>
          </w:p>
        </w:tc>
      </w:tr>
      <w:tr w:rsidR="008978DF" w:rsidRPr="00275DFD" w14:paraId="2FA6A1F4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3719D4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8AC65D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CBE5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27145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344B8C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GnomAD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‡</w:t>
            </w:r>
          </w:p>
          <w:p w14:paraId="7E72974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(EUR/NHW/both)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22032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7,482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DF5B0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0.2601</w:t>
            </w:r>
          </w:p>
          <w:p w14:paraId="4FB361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(0.253, 0.267)</w:t>
            </w:r>
          </w:p>
        </w:tc>
      </w:tr>
      <w:tr w:rsidR="008978DF" w:rsidRPr="00275DFD" w14:paraId="04253133" w14:textId="77777777" w:rsidTr="008978DF">
        <w:trPr>
          <w:trHeight w:val="468"/>
          <w:jc w:val="center"/>
        </w:trPr>
        <w:tc>
          <w:tcPr>
            <w:tcW w:w="1240" w:type="dxa"/>
            <w:vMerge w:val="restart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69FCEF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rs2006950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D435A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Discovery</w:t>
            </w:r>
          </w:p>
          <w:p w14:paraId="771AD93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0B66B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190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6FAD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0.1474</w:t>
            </w:r>
          </w:p>
          <w:p w14:paraId="2360FF5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(0.112, 0.183)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308AA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COPDGene</w:t>
            </w:r>
          </w:p>
          <w:p w14:paraId="70438D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A570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1,261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D077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0.2546</w:t>
            </w:r>
          </w:p>
          <w:p w14:paraId="437BEC4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(0.238, 0.272)</w:t>
            </w:r>
          </w:p>
        </w:tc>
      </w:tr>
      <w:tr w:rsidR="008978DF" w:rsidRPr="00275DFD" w14:paraId="236E750A" w14:textId="77777777" w:rsidTr="008978DF">
        <w:trPr>
          <w:trHeight w:val="468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21DD223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B770DD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Discovery</w:t>
            </w:r>
          </w:p>
          <w:p w14:paraId="615A09B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33251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230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23CAD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0.1377</w:t>
            </w:r>
          </w:p>
          <w:p w14:paraId="0F2A476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(0.107, 0.169)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401AFA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COPDGene</w:t>
            </w:r>
          </w:p>
          <w:p w14:paraId="2FBB9E5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males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B623D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1,226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896D0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0.2557</w:t>
            </w:r>
          </w:p>
          <w:p w14:paraId="2427BC4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(0.238, 0.273)</w:t>
            </w:r>
          </w:p>
        </w:tc>
      </w:tr>
      <w:tr w:rsidR="008978DF" w:rsidRPr="00275DFD" w14:paraId="0B715B69" w14:textId="77777777" w:rsidTr="008978DF">
        <w:trPr>
          <w:trHeight w:val="585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5F8CCF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802788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Replication</w:t>
            </w:r>
          </w:p>
          <w:p w14:paraId="51D606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D14A5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186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1E869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0.1148</w:t>
            </w:r>
          </w:p>
          <w:p w14:paraId="301EEAA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(0.082, 0.147)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D1E178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MESA-Lung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</w:t>
            </w:r>
          </w:p>
          <w:p w14:paraId="7678D18E" w14:textId="1FC5F0DB" w:rsidR="008978DF" w:rsidRPr="00275DFD" w:rsidRDefault="00C100B4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</w:t>
            </w:r>
            <w:r w:rsidR="008978DF"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0C340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1,128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353C6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0.2283</w:t>
            </w:r>
          </w:p>
          <w:p w14:paraId="1C5BDE7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(0.211, 0.246)</w:t>
            </w:r>
          </w:p>
        </w:tc>
      </w:tr>
      <w:tr w:rsidR="008978DF" w:rsidRPr="00275DFD" w14:paraId="542F9849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16CC942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15B665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71115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B2D6E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DEB1A6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br/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60F45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50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8B022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0.2300</w:t>
            </w:r>
          </w:p>
          <w:p w14:paraId="40DF5E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(0.148, 0.312)</w:t>
            </w:r>
          </w:p>
        </w:tc>
      </w:tr>
      <w:tr w:rsidR="008978DF" w:rsidRPr="00275DFD" w14:paraId="25C0AB28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40F21CF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34DC72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DF2A4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665F6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F65E7E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br/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7D5BD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213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38EF6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0.2160</w:t>
            </w:r>
          </w:p>
          <w:p w14:paraId="6245AB1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(0.177, 0.255)</w:t>
            </w:r>
          </w:p>
        </w:tc>
      </w:tr>
      <w:tr w:rsidR="008978DF" w:rsidRPr="00275DFD" w14:paraId="5E549D9A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6B72DA4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02D7B5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E26BE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851B9C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251111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ECLIPSE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***</w:t>
            </w:r>
          </w:p>
          <w:p w14:paraId="4B0954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F2249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792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72B30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0.2431</w:t>
            </w:r>
          </w:p>
          <w:p w14:paraId="164B359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(0.222, 0.264)</w:t>
            </w:r>
          </w:p>
        </w:tc>
      </w:tr>
      <w:tr w:rsidR="008978DF" w:rsidRPr="00275DFD" w14:paraId="290D816D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6F2F076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A3C71F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BED896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2BDA29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0144BA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UKBiobank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†</w:t>
            </w:r>
          </w:p>
          <w:p w14:paraId="45A7581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both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EACE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337,199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F78F6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0.2432</w:t>
            </w:r>
          </w:p>
          <w:p w14:paraId="0D44F23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(0.242, 0.244)</w:t>
            </w:r>
          </w:p>
        </w:tc>
      </w:tr>
      <w:tr w:rsidR="008978DF" w:rsidRPr="00275DFD" w14:paraId="04F8796F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062AEAB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77B708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599DE0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AE6FE8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ABFF21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GnomAD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‡</w:t>
            </w:r>
          </w:p>
          <w:p w14:paraId="50B71CC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both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D879A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7,496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C0CB3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0.2421</w:t>
            </w:r>
          </w:p>
          <w:p w14:paraId="314025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(0.235, 0.249)</w:t>
            </w:r>
          </w:p>
        </w:tc>
      </w:tr>
    </w:tbl>
    <w:p w14:paraId="0C647396" w14:textId="3E881A51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  <w:vertAlign w:val="superscript"/>
        </w:rPr>
      </w:pPr>
    </w:p>
    <w:p w14:paraId="76D46A1F" w14:textId="4BEBE03B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*</w:t>
      </w:r>
      <w:r w:rsidR="0021289C" w:rsidRPr="00275DFD">
        <w:rPr>
          <w:rFonts w:ascii="Arial" w:hAnsi="Arial" w:cs="Arial"/>
          <w:sz w:val="22"/>
        </w:rPr>
        <w:t xml:space="preserve"> MESA = </w:t>
      </w:r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>Multi-Ethn</w:t>
      </w:r>
      <w:r w:rsidR="00C100B4">
        <w:rPr>
          <w:rFonts w:ascii="Arial" w:hAnsi="Arial" w:cs="Arial"/>
          <w:color w:val="000000"/>
          <w:sz w:val="22"/>
          <w:shd w:val="clear" w:color="auto" w:fill="FFFFFF"/>
        </w:rPr>
        <w:t xml:space="preserve">ic Study of Atherosclerosis. </w:t>
      </w:r>
      <w:r w:rsidR="00C100B4">
        <w:rPr>
          <w:rFonts w:ascii="Arial" w:hAnsi="Arial" w:cs="Arial" w:hint="eastAsia"/>
          <w:color w:val="000000"/>
          <w:sz w:val="22"/>
          <w:shd w:val="clear" w:color="auto" w:fill="FFFFFF"/>
        </w:rPr>
        <w:t>H</w:t>
      </w:r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 xml:space="preserve">ispanic whites females were chosen and MAFs were calculated. </w:t>
      </w:r>
    </w:p>
    <w:p w14:paraId="52088D75" w14:textId="4A24FDD5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2"/>
          <w:vertAlign w:val="superscript"/>
        </w:rPr>
        <w:lastRenderedPageBreak/>
        <w:t>**</w:t>
      </w:r>
      <w:r w:rsidR="0054731B" w:rsidRPr="00275DFD">
        <w:rPr>
          <w:rFonts w:ascii="Arial" w:hAnsi="Arial" w:cs="Arial"/>
          <w:sz w:val="22"/>
          <w:vertAlign w:val="superscript"/>
        </w:rPr>
        <w:t xml:space="preserve"> </w:t>
      </w:r>
      <w:r w:rsidR="0054731B" w:rsidRPr="00275DFD">
        <w:rPr>
          <w:rFonts w:ascii="Arial" w:hAnsi="Arial" w:cs="Arial"/>
          <w:sz w:val="22"/>
        </w:rPr>
        <w:t>1000GP = 1000 Genome Project</w:t>
      </w:r>
    </w:p>
    <w:p w14:paraId="6AC031F8" w14:textId="39183684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2"/>
          <w:vertAlign w:val="superscript"/>
        </w:rPr>
        <w:t>***</w:t>
      </w:r>
      <w:r w:rsidR="0054731B" w:rsidRPr="00275DFD">
        <w:rPr>
          <w:rFonts w:ascii="Arial" w:hAnsi="Arial" w:cs="Arial"/>
          <w:sz w:val="22"/>
        </w:rPr>
        <w:t xml:space="preserve"> </w:t>
      </w:r>
      <w:r w:rsidR="0021289C" w:rsidRPr="00275DFD">
        <w:rPr>
          <w:rFonts w:ascii="Arial" w:hAnsi="Arial" w:cs="Arial" w:hint="eastAsia"/>
          <w:sz w:val="22"/>
        </w:rPr>
        <w:t>ECLIPSE = Evaluation of COPD Longitudinally to Identify Predictive Surrogate End-points</w:t>
      </w:r>
    </w:p>
    <w:p w14:paraId="68518E31" w14:textId="3217E1E4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  <w:vertAlign w:val="superscript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†</w:t>
      </w:r>
      <w:r w:rsidR="00F2657A" w:rsidRPr="00275DFD">
        <w:rPr>
          <w:rFonts w:ascii="Arial" w:hAnsi="Arial" w:cs="Arial"/>
          <w:sz w:val="24"/>
          <w:szCs w:val="24"/>
        </w:rPr>
        <w:t xml:space="preserve"> http://pheweb.sph.umich.edu:5000/</w:t>
      </w:r>
    </w:p>
    <w:p w14:paraId="1786C816" w14:textId="37EF1094" w:rsidR="007104DD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‡</w:t>
      </w:r>
      <w:r w:rsidR="00F56A71" w:rsidRPr="00275DFD">
        <w:rPr>
          <w:rFonts w:ascii="Arial" w:hAnsi="Arial" w:cs="Arial"/>
          <w:sz w:val="24"/>
          <w:szCs w:val="24"/>
        </w:rPr>
        <w:t xml:space="preserve"> </w:t>
      </w:r>
      <w:r w:rsidR="008978DF" w:rsidRPr="00275DFD">
        <w:rPr>
          <w:rFonts w:ascii="Arial" w:hAnsi="Arial" w:cs="Arial"/>
          <w:sz w:val="24"/>
          <w:szCs w:val="24"/>
        </w:rPr>
        <w:t>http://gnomad.broadinstitute.org</w:t>
      </w:r>
    </w:p>
    <w:p w14:paraId="2526922E" w14:textId="77777777" w:rsidR="000B4231" w:rsidRPr="00275DFD" w:rsidRDefault="000B4231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4085981" w14:textId="11EA8A7B" w:rsidR="001F1B78" w:rsidRPr="00275DFD" w:rsidRDefault="001F1B78" w:rsidP="001F1B78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ins w:id="3" w:author="Wonji Kim" w:date="2019-03-11T22:34:00Z">
        <w:r w:rsidR="007A3333">
          <w:rPr>
            <w:rFonts w:ascii="Arial" w:hAnsi="Arial" w:cs="Arial"/>
            <w:b/>
            <w:sz w:val="24"/>
            <w:szCs w:val="24"/>
          </w:rPr>
          <w:t>5</w:t>
        </w:r>
      </w:ins>
      <w:del w:id="4" w:author="Wonji Kim" w:date="2019-03-11T22:34:00Z">
        <w:r w:rsidDel="007A3333">
          <w:rPr>
            <w:rFonts w:ascii="Arial" w:hAnsi="Arial" w:cs="Arial"/>
            <w:b/>
            <w:sz w:val="24"/>
            <w:szCs w:val="24"/>
          </w:rPr>
          <w:delText>4</w:delText>
        </w:r>
      </w:del>
      <w:r w:rsidRPr="00275DFD">
        <w:rPr>
          <w:rFonts w:ascii="Arial" w:hAnsi="Arial" w:cs="Arial"/>
          <w:b/>
          <w:sz w:val="24"/>
          <w:szCs w:val="24"/>
        </w:rPr>
        <w:t xml:space="preserve">. </w:t>
      </w:r>
      <w:r w:rsidRPr="00275DFD">
        <w:rPr>
          <w:rFonts w:ascii="Arial" w:hAnsi="Arial" w:cs="Arial"/>
          <w:sz w:val="24"/>
          <w:szCs w:val="24"/>
        </w:rPr>
        <w:t xml:space="preserve">PICS analysis to identify probable causal SNPs in the </w:t>
      </w:r>
      <w:r w:rsidRPr="00275DFD">
        <w:rPr>
          <w:rFonts w:ascii="Arial" w:hAnsi="Arial" w:cs="Arial"/>
          <w:color w:val="000000" w:themeColor="text1"/>
          <w:sz w:val="24"/>
          <w:szCs w:val="24"/>
        </w:rPr>
        <w:t xml:space="preserve">chr </w:t>
      </w:r>
      <w:r w:rsidRPr="00275DFD">
        <w:rPr>
          <w:rFonts w:ascii="Arial" w:hAnsi="Arial" w:cs="Arial"/>
          <w:sz w:val="24"/>
          <w:szCs w:val="24"/>
        </w:rPr>
        <w:t>15q region.</w:t>
      </w:r>
    </w:p>
    <w:tbl>
      <w:tblPr>
        <w:tblW w:w="7364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80"/>
        <w:gridCol w:w="1417"/>
        <w:gridCol w:w="1247"/>
        <w:gridCol w:w="1200"/>
        <w:gridCol w:w="940"/>
        <w:gridCol w:w="940"/>
        <w:gridCol w:w="940"/>
      </w:tblGrid>
      <w:tr w:rsidR="001F1B78" w:rsidRPr="00275DFD" w14:paraId="1EC1E063" w14:textId="77777777" w:rsidTr="00B83CF6">
        <w:trPr>
          <w:trHeight w:val="774"/>
          <w:jc w:val="center"/>
        </w:trPr>
        <w:tc>
          <w:tcPr>
            <w:tcW w:w="68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4F5E50D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Times New Roman"/>
                <w:szCs w:val="20"/>
              </w:rPr>
              <w:t>CHR</w:t>
            </w:r>
          </w:p>
        </w:tc>
        <w:tc>
          <w:tcPr>
            <w:tcW w:w="1417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704F99DF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Times New Roman"/>
                <w:szCs w:val="20"/>
              </w:rPr>
              <w:t>SNP</w:t>
            </w:r>
            <w:r w:rsidRPr="00275DFD">
              <w:rPr>
                <w:rFonts w:ascii="Arial" w:eastAsia="Malgun Gothic" w:hAnsi="Arial" w:cs="Times New Roman"/>
                <w:szCs w:val="20"/>
                <w:vertAlign w:val="superscript"/>
              </w:rPr>
              <w:t>*</w:t>
            </w:r>
          </w:p>
        </w:tc>
        <w:tc>
          <w:tcPr>
            <w:tcW w:w="1247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38CEFD7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Times New Roman"/>
                <w:szCs w:val="20"/>
              </w:rPr>
              <w:t>POS</w:t>
            </w:r>
          </w:p>
        </w:tc>
        <w:tc>
          <w:tcPr>
            <w:tcW w:w="1200" w:type="dxa"/>
            <w:tcBorders>
              <w:top w:val="single" w:sz="18" w:space="0" w:color="000000"/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7DDB46F" w14:textId="77777777" w:rsidR="001F1B78" w:rsidRPr="00275DFD" w:rsidRDefault="001F1B78" w:rsidP="00B83CF6">
            <w:pPr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Times New Roman"/>
                <w:szCs w:val="20"/>
              </w:rPr>
              <w:t>P-value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0F60051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m:oMath>
              <m:r>
                <w:rPr>
                  <w:rFonts w:ascii="Cambria Math" w:eastAsia="Malgun Gothic" w:hAnsi="Cambria Math" w:cs="Arial"/>
                  <w:szCs w:val="20"/>
                </w:rPr>
                <m:t>D'</m:t>
              </m:r>
            </m:oMath>
            <w:r w:rsidRPr="00275DFD">
              <w:rPr>
                <w:rFonts w:ascii="Arial" w:hAnsi="Arial" w:cs="Arial"/>
                <w:color w:val="666666"/>
                <w:vertAlign w:val="superscript"/>
              </w:rPr>
              <w:t>†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71B09D2B" w14:textId="77777777" w:rsidR="001F1B78" w:rsidRPr="00275DFD" w:rsidRDefault="004E67E4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m:oMath>
              <m:sSup>
                <m:sSupPr>
                  <m:ctrlPr>
                    <w:rPr>
                      <w:rFonts w:ascii="Cambria Math" w:eastAsia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Malgun Gothic" w:hAnsi="Cambria Math" w:cs="Arial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eastAsia="Malgun Gothic" w:hAnsi="Cambria Math" w:cs="Arial"/>
                      <w:szCs w:val="20"/>
                    </w:rPr>
                    <m:t>2</m:t>
                  </m:r>
                </m:sup>
              </m:sSup>
            </m:oMath>
            <w:r w:rsidR="001F1B78" w:rsidRPr="00275DFD">
              <w:rPr>
                <w:rFonts w:ascii="Arial" w:hAnsi="Arial" w:cs="Arial"/>
                <w:color w:val="666666"/>
                <w:vertAlign w:val="superscript"/>
              </w:rPr>
              <w:t>‡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1F8A7BF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Times New Roman"/>
                <w:szCs w:val="20"/>
              </w:rPr>
              <w:t>PICS</w:t>
            </w:r>
            <w:r w:rsidRPr="00275DFD">
              <w:rPr>
                <w:rFonts w:ascii="Arial" w:eastAsia="Malgun Gothic" w:hAnsi="Arial" w:cs="Times New Roman"/>
                <w:szCs w:val="20"/>
              </w:rPr>
              <w:br/>
              <w:t>probability</w:t>
            </w:r>
          </w:p>
        </w:tc>
      </w:tr>
      <w:tr w:rsidR="002A523B" w:rsidRPr="00275DFD" w14:paraId="47DE70B4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EC9F7E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b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5382CC3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b/>
                <w:color w:val="000000"/>
                <w:sz w:val="22"/>
              </w:rPr>
              <w:t>rs41374846</w:t>
            </w:r>
          </w:p>
        </w:tc>
        <w:tc>
          <w:tcPr>
            <w:tcW w:w="124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71A188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b/>
                <w:color w:val="000000"/>
                <w:sz w:val="22"/>
              </w:rPr>
              <w:t>96143559</w:t>
            </w:r>
          </w:p>
        </w:tc>
        <w:tc>
          <w:tcPr>
            <w:tcW w:w="120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F2A89F2" w14:textId="1A4E95CB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b/>
                <w:kern w:val="0"/>
                <w:sz w:val="22"/>
              </w:rPr>
            </w:pPr>
            <w:r w:rsidRPr="009F6CA9">
              <w:rPr>
                <w:rFonts w:ascii="Arial" w:eastAsia="Malgun Gothic" w:hAnsi="Arial" w:cs="Arial"/>
                <w:sz w:val="22"/>
              </w:rPr>
              <w:t>1.322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9F6CA9">
              <w:rPr>
                <w:rFonts w:ascii="Arial" w:hAnsi="Arial" w:cs="Arial" w:hint="eastAsia"/>
                <w:sz w:val="22"/>
              </w:rPr>
              <w:t>10</w:t>
            </w:r>
            <w:r w:rsidRPr="009F6CA9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9F6CA9">
              <w:rPr>
                <w:rFonts w:ascii="Arial" w:hAnsi="Arial" w:cs="Arial"/>
                <w:sz w:val="22"/>
                <w:vertAlign w:val="superscript"/>
              </w:rPr>
              <w:t>7</w:t>
            </w:r>
            <w:commentRangeStart w:id="5"/>
            <w:commentRangeEnd w:id="5"/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DFAB92A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1.0000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69E7F9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1.0000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990822A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0.6485</w:t>
            </w:r>
          </w:p>
        </w:tc>
      </w:tr>
      <w:tr w:rsidR="002A523B" w:rsidRPr="00275DFD" w14:paraId="35199DA3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B96955D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AECE0D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rs59125351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C793EBE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96144157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268B4D3" w14:textId="0A340411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2.741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5EDC62A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0.9703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DD805FC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0.7941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36A6E63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0.0352</w:t>
            </w:r>
          </w:p>
        </w:tc>
      </w:tr>
      <w:tr w:rsidR="002A523B" w:rsidRPr="00275DFD" w14:paraId="2E220304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2C14F9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D17BB89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rs55804812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282428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96151256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A3EDAA8" w14:textId="72E63221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4.008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8573FE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0.9557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63BC88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0.7758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E88B8B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0.0290</w:t>
            </w:r>
          </w:p>
        </w:tc>
      </w:tr>
      <w:tr w:rsidR="002A523B" w:rsidRPr="00275DFD" w14:paraId="3ECDBBA5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9DA8A7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FFDF0A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rs16975389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C06548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96153782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9E6278C" w14:textId="3F3FB86C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3.547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D87F189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0.9555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34A0024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0.7700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8F44A2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0.0272</w:t>
            </w:r>
          </w:p>
        </w:tc>
      </w:tr>
      <w:tr w:rsidR="002A523B" w:rsidRPr="00275DFD" w14:paraId="6F074BE6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5A47DF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2820C9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rs10520790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22A6AE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96151040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053FC89" w14:textId="1580E281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6.691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10BB45D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0.9486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9132E2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0.7698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FDE524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0.0271</w:t>
            </w:r>
          </w:p>
        </w:tc>
      </w:tr>
      <w:tr w:rsidR="002A523B" w:rsidRPr="00275DFD" w14:paraId="53284BCF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5F7BC2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BF9F8EA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rs16975396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FCEED32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96158705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06E55E2" w14:textId="286FC2CC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3.547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3E173D9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0.9480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B26473E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0.7581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687CF4A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0.0239</w:t>
            </w:r>
          </w:p>
        </w:tc>
      </w:tr>
      <w:tr w:rsidR="002A523B" w:rsidRPr="00275DFD" w14:paraId="5B8368FA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BF11CB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BE679A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rs58878263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3D512B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96171069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03AFE39" w14:textId="2B5BA42B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4.008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237961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0.9328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985D1D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0.7287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DCFE4A4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0.0172</w:t>
            </w:r>
          </w:p>
        </w:tc>
      </w:tr>
      <w:tr w:rsidR="002A523B" w:rsidRPr="00275DFD" w14:paraId="7F498A21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B5F335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E412F06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rs8029996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5B5EFA4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96168770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FB74729" w14:textId="4DCABE3B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color w:val="000000"/>
                <w:sz w:val="22"/>
              </w:rPr>
              <w:t>3.5</w:t>
            </w:r>
            <w:r w:rsidRPr="002A523B">
              <w:rPr>
                <w:rFonts w:ascii="Arial" w:eastAsia="Malgun Gothic" w:hAnsi="Arial" w:cs="Arial" w:hint="eastAsia"/>
                <w:color w:val="000000"/>
                <w:sz w:val="22"/>
              </w:rPr>
              <w:t>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531CEE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2DB5A0C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41A480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0.0161</w:t>
            </w:r>
          </w:p>
        </w:tc>
      </w:tr>
      <w:tr w:rsidR="002A523B" w:rsidRPr="00275DFD" w14:paraId="586AE70B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3451B89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D3E20E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rs6496128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37FFD8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96168303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02D0652" w14:textId="31638812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6.982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A584412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738169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DC6A313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0.0161</w:t>
            </w:r>
          </w:p>
        </w:tc>
      </w:tr>
      <w:tr w:rsidR="002A523B" w:rsidRPr="00275DFD" w14:paraId="167DC433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82E745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93274FD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rs4628911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FBEF503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96167905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BCA4B88" w14:textId="3FCADEF6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3.547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AC07946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4F9363E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7A2AAC2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0.0161</w:t>
            </w:r>
          </w:p>
        </w:tc>
      </w:tr>
      <w:tr w:rsidR="002A523B" w:rsidRPr="00275DFD" w14:paraId="19AF1D51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1DC855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3F3FF8C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rs8040665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29F667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96175692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82ABD72" w14:textId="2DD2A128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2.227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AB28C9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0.9254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EC75B7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0.7171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10C8DF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0.0151</w:t>
            </w:r>
          </w:p>
        </w:tc>
      </w:tr>
      <w:tr w:rsidR="002A523B" w:rsidRPr="00275DFD" w14:paraId="300432F5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E046512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9A649A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rs17581137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B64EEC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96146414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A2910FA" w14:textId="4C7627D2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1.250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47D01A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0.9529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AB4BA9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0.7125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267B7D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0.0143</w:t>
            </w:r>
          </w:p>
        </w:tc>
      </w:tr>
      <w:tr w:rsidR="001F1B78" w:rsidRPr="00275DFD" w14:paraId="00C45CCD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C23ACE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FAD1A3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rs4544201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ED2C8CD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96167827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76E5C2E" w14:textId="3EE068BF" w:rsidR="001F1B78" w:rsidRPr="002A523B" w:rsidRDefault="002A523B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kern w:val="0"/>
                <w:sz w:val="22"/>
              </w:rPr>
              <w:t>3.547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="001F1B78" w:rsidRPr="002A523B">
              <w:rPr>
                <w:rFonts w:ascii="Arial" w:hAnsi="Arial" w:cs="Arial"/>
                <w:kern w:val="0"/>
                <w:sz w:val="22"/>
              </w:rPr>
              <w:t>10</w:t>
            </w:r>
            <w:r w:rsidR="001F1B78" w:rsidRPr="002A523B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="001F1B78" w:rsidRPr="002A523B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FD3264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0.9317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2705C4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0.7116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B907AD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0.0142</w:t>
            </w:r>
          </w:p>
        </w:tc>
      </w:tr>
      <w:tr w:rsidR="002A523B" w:rsidRPr="00275DFD" w14:paraId="69A898BA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828D2C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12AFFE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rs4551988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9A702B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96169589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71FE980" w14:textId="669D7A87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color w:val="000000"/>
                <w:sz w:val="22"/>
              </w:rPr>
              <w:t>3.5</w:t>
            </w:r>
            <w:r w:rsidRPr="002A523B">
              <w:rPr>
                <w:rFonts w:ascii="Arial" w:eastAsia="Malgun Gothic" w:hAnsi="Arial" w:cs="Arial" w:hint="eastAsia"/>
                <w:color w:val="000000"/>
                <w:sz w:val="22"/>
              </w:rPr>
              <w:t>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E4DD2D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0.9183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A9E639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0.7113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95F576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0.0141</w:t>
            </w:r>
          </w:p>
        </w:tc>
      </w:tr>
      <w:tr w:rsidR="002A523B" w:rsidRPr="00275DFD" w14:paraId="4D032DB8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3F80C03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DF18CE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rs2397810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6B7748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96148765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6FD32A3" w14:textId="3FC88DC9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6.691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A8C4C6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0.9451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35C570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0.7008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882625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0.0125</w:t>
            </w:r>
          </w:p>
        </w:tc>
      </w:tr>
      <w:tr w:rsidR="002A523B" w:rsidRPr="00275DFD" w14:paraId="779BC03A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DFDD9B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E9519B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rs6496126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9086716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96148439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2677627" w14:textId="5BDC29CA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6.982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62CBB1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0.9380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D12440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0.7005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0C8EF93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0.0124</w:t>
            </w:r>
          </w:p>
        </w:tc>
      </w:tr>
      <w:tr w:rsidR="002A523B" w:rsidRPr="00275DFD" w14:paraId="6CABEEF0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D2A6B8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F6B060F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rs8040168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7D4514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96176096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73E025C" w14:textId="1F9E1B77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2.227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0ED2B6E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0.9233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5A81B03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0.6887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D212C44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0.0108</w:t>
            </w:r>
          </w:p>
        </w:tc>
      </w:tr>
    </w:tbl>
    <w:p w14:paraId="1AFA5CE8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</w:p>
    <w:p w14:paraId="11CB0388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Definition of abbreviations: CHR = Chromosome; POS = SNP Position according to NCBI genome build 37 (hg19); CLR = Conditional Logistic Regression.</w:t>
      </w:r>
    </w:p>
    <w:p w14:paraId="34532451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SNP rs41374846</w:t>
      </w:r>
      <w:r>
        <w:rPr>
          <w:rFonts w:ascii="Arial" w:hAnsi="Arial" w:cs="Arial"/>
          <w:sz w:val="24"/>
          <w:szCs w:val="24"/>
        </w:rPr>
        <w:t xml:space="preserve"> (shown in bold)</w:t>
      </w:r>
      <w:r w:rsidRPr="00275DFD">
        <w:rPr>
          <w:rFonts w:ascii="Arial" w:hAnsi="Arial" w:cs="Arial"/>
          <w:sz w:val="24"/>
          <w:szCs w:val="24"/>
        </w:rPr>
        <w:t xml:space="preserve"> was </w:t>
      </w:r>
      <w:r>
        <w:rPr>
          <w:rFonts w:ascii="Arial" w:hAnsi="Arial" w:cs="Arial"/>
          <w:sz w:val="24"/>
          <w:szCs w:val="24"/>
        </w:rPr>
        <w:t xml:space="preserve">identified as the probable causal </w:t>
      </w:r>
      <w:r w:rsidRPr="00275DFD">
        <w:rPr>
          <w:rFonts w:ascii="Arial" w:hAnsi="Arial" w:cs="Arial"/>
          <w:sz w:val="24"/>
          <w:szCs w:val="24"/>
        </w:rPr>
        <w:t>SNP</w:t>
      </w:r>
      <w:r w:rsidRPr="00275DFD">
        <w:rPr>
          <w:rStyle w:val="CommentReference"/>
          <w:rFonts w:ascii="Arial" w:hAnsi="Arial" w:cs="Arial"/>
          <w:sz w:val="24"/>
          <w:szCs w:val="24"/>
        </w:rPr>
        <w:t xml:space="preserve">, </w:t>
      </w:r>
      <w:r>
        <w:rPr>
          <w:rStyle w:val="CommentReference"/>
          <w:rFonts w:ascii="Arial" w:hAnsi="Arial" w:cs="Arial"/>
          <w:sz w:val="24"/>
          <w:szCs w:val="24"/>
        </w:rPr>
        <w:t xml:space="preserve">with </w:t>
      </w:r>
      <w:r w:rsidRPr="00275DFD">
        <w:rPr>
          <w:rStyle w:val="CommentReference"/>
          <w:rFonts w:ascii="Arial" w:hAnsi="Arial" w:cs="Arial"/>
          <w:sz w:val="24"/>
          <w:szCs w:val="24"/>
        </w:rPr>
        <w:t xml:space="preserve">the </w:t>
      </w:r>
      <w:r>
        <w:rPr>
          <w:rStyle w:val="CommentReference"/>
          <w:rFonts w:ascii="Arial" w:hAnsi="Arial" w:cs="Arial"/>
          <w:sz w:val="24"/>
          <w:szCs w:val="24"/>
        </w:rPr>
        <w:t>highest</w:t>
      </w:r>
      <w:r w:rsidRPr="00275DFD">
        <w:rPr>
          <w:rFonts w:ascii="Arial" w:hAnsi="Arial" w:cs="Arial"/>
          <w:sz w:val="24"/>
          <w:szCs w:val="24"/>
        </w:rPr>
        <w:t xml:space="preserve"> PICS probabilit</w:t>
      </w:r>
      <w:r>
        <w:rPr>
          <w:rFonts w:ascii="Arial" w:hAnsi="Arial" w:cs="Arial"/>
          <w:sz w:val="24"/>
          <w:szCs w:val="24"/>
        </w:rPr>
        <w:t>y.  SNPs are sorted by PIC probability</w:t>
      </w:r>
      <w:r w:rsidRPr="00275DFD">
        <w:rPr>
          <w:rFonts w:ascii="Arial" w:hAnsi="Arial" w:cs="Arial"/>
          <w:sz w:val="24"/>
          <w:szCs w:val="24"/>
        </w:rPr>
        <w:t xml:space="preserve">. </w:t>
      </w:r>
    </w:p>
    <w:p w14:paraId="74A4FBD5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†</w:t>
      </w:r>
      <w:r w:rsidRPr="00275DFD">
        <w:rPr>
          <w:rFonts w:ascii="Arial" w:hAnsi="Arial" w:cs="Arial" w:hint="eastAsia"/>
          <w:sz w:val="24"/>
          <w:szCs w:val="24"/>
          <w:vertAlign w:val="superscript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AB</m:t>
            </m:r>
          </m:sub>
        </m:sSub>
        <m:r>
          <w:rPr>
            <w:rFonts w:ascii="Cambria Math" w:hAnsi="Cambria Math" w:cs="Arial"/>
            <w:sz w:val="24"/>
            <w:szCs w:val="24"/>
          </w:rPr>
          <m:t>/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  <w:r w:rsidRPr="00275DFD">
        <w:rPr>
          <w:rFonts w:ascii="Arial" w:hAnsi="Arial" w:cs="Arial" w:hint="eastAsia"/>
          <w:sz w:val="24"/>
          <w:szCs w:val="24"/>
        </w:rPr>
        <w:t xml:space="preserve"> where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AB</m:t>
            </m:r>
          </m:sub>
        </m:sSub>
      </m:oMath>
      <w:r w:rsidRPr="00275DFD">
        <w:rPr>
          <w:rFonts w:ascii="Arial" w:hAnsi="Arial" w:cs="Arial" w:hint="eastAsia"/>
          <w:sz w:val="24"/>
          <w:szCs w:val="24"/>
        </w:rPr>
        <w:t xml:space="preserve">: the frequency of the haplotype AB and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</m:oMath>
      <w:r w:rsidRPr="00275DFD">
        <w:rPr>
          <w:rFonts w:ascii="Arial" w:hAnsi="Arial" w:cs="Arial" w:hint="eastAsia"/>
          <w:sz w:val="24"/>
          <w:szCs w:val="24"/>
        </w:rPr>
        <w:t>: the</w:t>
      </w:r>
      <w:r w:rsidRPr="00275DFD">
        <w:rPr>
          <w:rFonts w:ascii="Arial" w:hAnsi="Arial" w:cs="Arial"/>
          <w:sz w:val="24"/>
          <w:szCs w:val="24"/>
        </w:rPr>
        <w:t>o</w:t>
      </w:r>
      <w:r w:rsidRPr="00275DFD">
        <w:rPr>
          <w:rFonts w:ascii="Arial" w:hAnsi="Arial" w:cs="Arial" w:hint="eastAsia"/>
          <w:sz w:val="24"/>
          <w:szCs w:val="24"/>
        </w:rPr>
        <w:t xml:space="preserve">retical maximum difference between the observed and expected </w:t>
      </w:r>
      <w:r w:rsidRPr="00275DFD">
        <w:rPr>
          <w:rFonts w:ascii="Arial" w:hAnsi="Arial" w:cs="Arial"/>
          <w:sz w:val="24"/>
          <w:szCs w:val="24"/>
        </w:rPr>
        <w:t xml:space="preserve">haplotype </w:t>
      </w:r>
      <w:r w:rsidRPr="00275DFD">
        <w:rPr>
          <w:rFonts w:ascii="Arial" w:hAnsi="Arial" w:cs="Arial" w:hint="eastAsia"/>
          <w:sz w:val="24"/>
          <w:szCs w:val="24"/>
        </w:rPr>
        <w:t>frequencies.</w:t>
      </w:r>
    </w:p>
    <w:p w14:paraId="785E145C" w14:textId="77777777" w:rsidR="001F1B78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‡</w:t>
      </w:r>
      <w:r w:rsidRPr="00275DFD">
        <w:rPr>
          <w:rFonts w:ascii="Arial" w:hAnsi="Arial" w:cs="Arial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p>
      </m:oMath>
      <w:r w:rsidRPr="00275DFD">
        <w:rPr>
          <w:rFonts w:ascii="Arial" w:hAnsi="Arial" w:cs="Arial" w:hint="eastAsia"/>
          <w:sz w:val="24"/>
          <w:szCs w:val="24"/>
        </w:rPr>
        <w:t xml:space="preserve">: </w:t>
      </w:r>
      <w:r w:rsidRPr="00275DFD">
        <w:rPr>
          <w:rFonts w:ascii="Arial" w:hAnsi="Arial" w:cs="Arial"/>
          <w:sz w:val="24"/>
          <w:szCs w:val="24"/>
        </w:rPr>
        <w:t>squared correlation coefficient</w:t>
      </w:r>
    </w:p>
    <w:p w14:paraId="4C400289" w14:textId="77777777" w:rsidR="001F1B78" w:rsidRDefault="001F1B78" w:rsidP="001F1B78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954CF31" w14:textId="77777777" w:rsidR="007A3333" w:rsidRPr="009A00B0" w:rsidRDefault="007A3333" w:rsidP="007A3333">
      <w:pPr>
        <w:widowControl/>
        <w:wordWrap/>
        <w:autoSpaceDE/>
        <w:autoSpaceDN/>
        <w:spacing w:after="0" w:line="480" w:lineRule="auto"/>
        <w:jc w:val="left"/>
        <w:rPr>
          <w:rFonts w:ascii="Arial" w:eastAsia="Malgun Gothic" w:hAnsi="Arial" w:cs="Arial"/>
          <w:kern w:val="0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Pr="009A00B0">
        <w:rPr>
          <w:rFonts w:ascii="Arial" w:eastAsia="Malgun Gothic" w:hAnsi="Arial" w:cs="Arial"/>
          <w:b/>
          <w:kern w:val="0"/>
          <w:sz w:val="24"/>
          <w:szCs w:val="24"/>
          <w:lang w:eastAsia="en-US"/>
        </w:rPr>
        <w:t xml:space="preserve">Table </w:t>
      </w:r>
      <w:r>
        <w:rPr>
          <w:rFonts w:ascii="Arial" w:eastAsia="Malgun Gothic" w:hAnsi="Arial" w:cs="Arial" w:hint="eastAsia"/>
          <w:b/>
          <w:kern w:val="0"/>
          <w:sz w:val="24"/>
          <w:szCs w:val="24"/>
        </w:rPr>
        <w:t>6</w:t>
      </w:r>
      <w:r w:rsidRPr="009A00B0">
        <w:rPr>
          <w:rFonts w:ascii="Arial" w:eastAsia="Malgun Gothic" w:hAnsi="Arial" w:cs="Arial"/>
          <w:b/>
          <w:kern w:val="0"/>
          <w:sz w:val="24"/>
          <w:szCs w:val="24"/>
          <w:lang w:eastAsia="en-US"/>
        </w:rPr>
        <w:t>.</w:t>
      </w:r>
      <w:r>
        <w:rPr>
          <w:rFonts w:ascii="Arial" w:eastAsia="Malgun Gothic" w:hAnsi="Arial" w:cs="Arial" w:hint="eastAsia"/>
          <w:b/>
          <w:kern w:val="0"/>
          <w:sz w:val="24"/>
          <w:szCs w:val="24"/>
        </w:rPr>
        <w:t xml:space="preserve"> Unconditioanl logistic regression results for genome-wide significant SNPs</w:t>
      </w:r>
      <w:r w:rsidRPr="009A00B0">
        <w:rPr>
          <w:rFonts w:ascii="Arial" w:eastAsia="Malgun Gothic" w:hAnsi="Arial" w:cs="Arial"/>
          <w:b/>
          <w:kern w:val="0"/>
          <w:sz w:val="24"/>
          <w:szCs w:val="24"/>
          <w:lang w:eastAsia="en-US"/>
        </w:rPr>
        <w:t xml:space="preserve">. </w:t>
      </w:r>
      <w:r>
        <w:rPr>
          <w:rFonts w:ascii="Arial" w:eastAsia="Malgun Gothic" w:hAnsi="Arial" w:cs="Arial" w:hint="eastAsia"/>
          <w:kern w:val="0"/>
          <w:sz w:val="24"/>
          <w:szCs w:val="24"/>
        </w:rPr>
        <w:t>We performed unconditional logistic regression using 479 cases and 1,261 controls for rs4544201 and rs2006950. Two PC scores corresponding two greatest eigenvalues and age were included as covariates.</w:t>
      </w:r>
    </w:p>
    <w:tbl>
      <w:tblPr>
        <w:tblW w:w="738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060"/>
        <w:gridCol w:w="2160"/>
        <w:gridCol w:w="2160"/>
      </w:tblGrid>
      <w:tr w:rsidR="007A3333" w:rsidRPr="009A00B0" w14:paraId="38E7224A" w14:textId="77777777" w:rsidTr="00410D28">
        <w:trPr>
          <w:trHeight w:val="373"/>
          <w:jc w:val="center"/>
        </w:trPr>
        <w:tc>
          <w:tcPr>
            <w:tcW w:w="306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59D8203" w14:textId="77777777" w:rsidR="007A3333" w:rsidRPr="009A00B0" w:rsidRDefault="007A3333" w:rsidP="00410D2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Gulim" w:hAnsi="Calibri" w:cs="Times New Roman"/>
                <w:kern w:val="0"/>
                <w:sz w:val="24"/>
                <w:szCs w:val="24"/>
                <w:lang w:eastAsia="en-US"/>
              </w:rPr>
            </w:pPr>
          </w:p>
        </w:tc>
        <w:tc>
          <w:tcPr>
            <w:tcW w:w="216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91868E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b/>
                <w:bCs/>
                <w:color w:val="000000"/>
                <w:kern w:val="24"/>
                <w:sz w:val="24"/>
                <w:szCs w:val="24"/>
              </w:rPr>
              <w:t>rs4544201</w:t>
            </w:r>
          </w:p>
        </w:tc>
        <w:tc>
          <w:tcPr>
            <w:tcW w:w="216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7E3CAC8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b/>
                <w:bCs/>
                <w:color w:val="000000"/>
                <w:kern w:val="24"/>
                <w:sz w:val="24"/>
                <w:szCs w:val="24"/>
              </w:rPr>
              <w:t>rs2006950</w:t>
            </w:r>
          </w:p>
        </w:tc>
      </w:tr>
      <w:tr w:rsidR="007A3333" w:rsidRPr="009A00B0" w14:paraId="07E8D4B8" w14:textId="77777777" w:rsidTr="00410D28">
        <w:trPr>
          <w:jc w:val="center"/>
        </w:trPr>
        <w:tc>
          <w:tcPr>
            <w:tcW w:w="3060" w:type="dxa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61B3D3D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  <w:t>Chromosome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090429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15q26.2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F158CF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15q26.2</w:t>
            </w:r>
          </w:p>
        </w:tc>
      </w:tr>
      <w:tr w:rsidR="007A3333" w:rsidRPr="009A00B0" w14:paraId="4CB6CF6C" w14:textId="77777777" w:rsidTr="00410D28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A355051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  <w:t>SNP position (hg19)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56F31E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sz w:val="24"/>
                <w:szCs w:val="24"/>
              </w:rPr>
              <w:t>96167827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4B98883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sz w:val="24"/>
                <w:szCs w:val="24"/>
              </w:rPr>
              <w:t>96179390</w:t>
            </w:r>
          </w:p>
        </w:tc>
      </w:tr>
      <w:tr w:rsidR="007A3333" w:rsidRPr="009A00B0" w14:paraId="62249DFB" w14:textId="77777777" w:rsidTr="00410D28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40472A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  <w:t>Minor / Major alleles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F6E36F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A / G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7FF69C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A / G</w:t>
            </w:r>
          </w:p>
        </w:tc>
      </w:tr>
      <w:tr w:rsidR="007A3333" w:rsidRPr="009A00B0" w14:paraId="33FA34C0" w14:textId="77777777" w:rsidTr="00410D28">
        <w:trPr>
          <w:jc w:val="center"/>
        </w:trPr>
        <w:tc>
          <w:tcPr>
            <w:tcW w:w="7380" w:type="dxa"/>
            <w:gridSpan w:val="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CD81D2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  <w:t>Minor allele frequency</w:t>
            </w:r>
          </w:p>
        </w:tc>
      </w:tr>
      <w:tr w:rsidR="007A3333" w:rsidRPr="009A00B0" w14:paraId="364A2864" w14:textId="77777777" w:rsidTr="00410D28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C66CF7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 S-LAM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4EF095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0.1655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706E74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0.1420</w:t>
            </w:r>
          </w:p>
        </w:tc>
      </w:tr>
      <w:tr w:rsidR="007A3333" w:rsidRPr="009A00B0" w14:paraId="41776A62" w14:textId="77777777" w:rsidTr="00410D28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FC4C68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 Control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B0C27F1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0.</w:t>
            </w:r>
            <w:r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2742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C65338D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0.</w:t>
            </w:r>
            <w:r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2546</w:t>
            </w:r>
          </w:p>
        </w:tc>
      </w:tr>
      <w:tr w:rsidR="007A3333" w:rsidRPr="009A00B0" w14:paraId="32B4C5FD" w14:textId="77777777" w:rsidTr="00410D28">
        <w:trPr>
          <w:jc w:val="center"/>
        </w:trPr>
        <w:tc>
          <w:tcPr>
            <w:tcW w:w="7380" w:type="dxa"/>
            <w:gridSpan w:val="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D391A5B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  <w:t xml:space="preserve">Genotype counts </w:t>
            </w:r>
            <w:r w:rsidRPr="009A00B0">
              <w:rPr>
                <w:rFonts w:ascii="Arial" w:eastAsia="Gulim" w:hAnsi="Arial" w:cs="Arial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  <w:br/>
              <w:t>(AA / AG / GG / Missing)</w:t>
            </w:r>
          </w:p>
        </w:tc>
      </w:tr>
      <w:tr w:rsidR="007A3333" w:rsidRPr="009A00B0" w14:paraId="0EDE8B01" w14:textId="77777777" w:rsidTr="00410D28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C1C45D6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 S-LAM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3B01528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16 / 108 / 299 / 3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288762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11 / 99 / 316 / 0</w:t>
            </w:r>
          </w:p>
        </w:tc>
      </w:tr>
      <w:tr w:rsidR="007A3333" w:rsidRPr="009A00B0" w14:paraId="6D3AF575" w14:textId="77777777" w:rsidTr="00410D28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A875505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 Control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4D56860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88</w:t>
            </w: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/ </w:t>
            </w:r>
            <w:r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514</w:t>
            </w: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/ </w:t>
            </w:r>
            <w:r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656</w:t>
            </w: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/ 3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A11F043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84</w:t>
            </w: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/ </w:t>
            </w:r>
            <w:r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474</w:t>
            </w: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/ </w:t>
            </w:r>
            <w:r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703</w:t>
            </w: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/ 0</w:t>
            </w:r>
          </w:p>
        </w:tc>
      </w:tr>
      <w:tr w:rsidR="007A3333" w:rsidRPr="009A00B0" w14:paraId="61D55CF6" w14:textId="77777777" w:rsidTr="00410D28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9E76F69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>
              <w:rPr>
                <w:rFonts w:ascii="Arial" w:eastAsia="Gulim" w:hAnsi="Arial" w:cs="Arial" w:hint="eastAsia"/>
                <w:kern w:val="0"/>
                <w:sz w:val="24"/>
                <w:szCs w:val="24"/>
              </w:rPr>
              <w:t>LR restuls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A9C3D3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CA1D5E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</w:p>
        </w:tc>
      </w:tr>
      <w:tr w:rsidR="007A3333" w:rsidRPr="009A00B0" w14:paraId="0A6F3C3F" w14:textId="77777777" w:rsidTr="00410D28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5C43F3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>
              <w:rPr>
                <w:rFonts w:ascii="Arial" w:eastAsia="Gulim" w:hAnsi="Arial" w:cs="Arial" w:hint="eastAsia"/>
                <w:kern w:val="0"/>
                <w:sz w:val="24"/>
                <w:szCs w:val="24"/>
              </w:rPr>
              <w:t xml:space="preserve"> Odds ratio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BA7A169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0"/>
                <w:sz w:val="24"/>
                <w:szCs w:val="24"/>
              </w:rPr>
              <w:t>0.5</w:t>
            </w:r>
            <w:r>
              <w:rPr>
                <w:rFonts w:ascii="Arial" w:eastAsia="Gulim" w:hAnsi="Arial" w:cs="Arial"/>
                <w:color w:val="000000"/>
                <w:kern w:val="0"/>
                <w:sz w:val="24"/>
                <w:szCs w:val="24"/>
              </w:rPr>
              <w:t>728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E814B5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0"/>
                <w:sz w:val="24"/>
                <w:szCs w:val="24"/>
              </w:rPr>
              <w:t>0.</w:t>
            </w:r>
            <w:r>
              <w:rPr>
                <w:rFonts w:ascii="Arial" w:eastAsia="Gulim" w:hAnsi="Arial" w:cs="Arial"/>
                <w:color w:val="000000"/>
                <w:kern w:val="0"/>
                <w:sz w:val="24"/>
                <w:szCs w:val="24"/>
              </w:rPr>
              <w:t>5152</w:t>
            </w:r>
          </w:p>
        </w:tc>
      </w:tr>
      <w:tr w:rsidR="007A3333" w:rsidRPr="009A00B0" w14:paraId="2E9E9B27" w14:textId="77777777" w:rsidTr="00410D28">
        <w:trPr>
          <w:jc w:val="center"/>
        </w:trPr>
        <w:tc>
          <w:tcPr>
            <w:tcW w:w="3060" w:type="dxa"/>
            <w:tcBorders>
              <w:top w:val="nil"/>
              <w:left w:val="nil"/>
              <w:bottom w:val="single" w:sz="18" w:space="0" w:color="000000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670437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</w:t>
            </w: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P-value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19AF2F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>
              <w:rPr>
                <w:rFonts w:ascii="Arial" w:eastAsia="Gulim" w:hAnsi="Arial" w:cs="Arial"/>
                <w:color w:val="000000"/>
                <w:sz w:val="24"/>
                <w:szCs w:val="24"/>
              </w:rPr>
              <w:t>5.00</w:t>
            </w:r>
            <w:r w:rsidRPr="009A00B0">
              <w:rPr>
                <w:rFonts w:ascii="Arial" w:eastAsia="Gulim" w:hAnsi="Arial" w:cs="Arial"/>
                <w:color w:val="000000"/>
                <w:sz w:val="24"/>
                <w:szCs w:val="24"/>
              </w:rPr>
              <w:t>×10</w:t>
            </w:r>
            <w:r w:rsidRPr="009A00B0">
              <w:rPr>
                <w:rFonts w:ascii="Arial" w:eastAsia="Gulim" w:hAnsi="Arial" w:cs="Arial"/>
                <w:color w:val="000000"/>
                <w:position w:val="7"/>
                <w:sz w:val="24"/>
                <w:szCs w:val="24"/>
                <w:vertAlign w:val="superscript"/>
              </w:rPr>
              <w:t>-7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628BEC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>
              <w:rPr>
                <w:rFonts w:ascii="Arial" w:eastAsia="Gulim" w:hAnsi="Arial" w:cs="Arial"/>
                <w:color w:val="000000"/>
                <w:sz w:val="24"/>
                <w:szCs w:val="24"/>
              </w:rPr>
              <w:t>1.23</w:t>
            </w:r>
            <w:r w:rsidRPr="009A00B0">
              <w:rPr>
                <w:rFonts w:ascii="Arial" w:eastAsia="Gulim" w:hAnsi="Arial" w:cs="Arial"/>
                <w:color w:val="000000"/>
                <w:sz w:val="24"/>
                <w:szCs w:val="24"/>
              </w:rPr>
              <w:t>×10</w:t>
            </w:r>
            <w:r w:rsidRPr="009A00B0">
              <w:rPr>
                <w:rFonts w:ascii="Arial" w:eastAsia="Gulim" w:hAnsi="Arial" w:cs="Arial"/>
                <w:color w:val="000000"/>
                <w:position w:val="7"/>
                <w:sz w:val="24"/>
                <w:szCs w:val="24"/>
                <w:vertAlign w:val="superscript"/>
              </w:rPr>
              <w:t>-8</w:t>
            </w:r>
          </w:p>
        </w:tc>
      </w:tr>
    </w:tbl>
    <w:p w14:paraId="15B2E669" w14:textId="77777777" w:rsidR="007A3333" w:rsidRDefault="007A3333" w:rsidP="007A3333">
      <w:pPr>
        <w:widowControl/>
        <w:wordWrap/>
        <w:autoSpaceDE/>
        <w:autoSpaceDN/>
        <w:spacing w:after="0" w:line="480" w:lineRule="auto"/>
        <w:jc w:val="left"/>
        <w:rPr>
          <w:rFonts w:ascii="Arial" w:eastAsia="Malgun Gothic" w:hAnsi="Arial" w:cs="Arial"/>
          <w:kern w:val="0"/>
          <w:sz w:val="24"/>
          <w:szCs w:val="24"/>
        </w:rPr>
      </w:pPr>
    </w:p>
    <w:p w14:paraId="0B3E0950" w14:textId="77777777" w:rsidR="007A3333" w:rsidRPr="009A00B0" w:rsidRDefault="007A3333" w:rsidP="007A3333">
      <w:pPr>
        <w:widowControl/>
        <w:wordWrap/>
        <w:autoSpaceDE/>
        <w:autoSpaceDN/>
        <w:spacing w:after="0" w:line="480" w:lineRule="auto"/>
        <w:jc w:val="left"/>
        <w:rPr>
          <w:rFonts w:ascii="Arial" w:eastAsia="Malgun Gothic" w:hAnsi="Arial" w:cs="Arial"/>
          <w:kern w:val="0"/>
          <w:sz w:val="24"/>
          <w:szCs w:val="24"/>
        </w:rPr>
      </w:pPr>
      <w:r w:rsidRPr="00042CA6">
        <w:rPr>
          <w:rFonts w:ascii="Arial" w:eastAsia="Malgun Gothic" w:hAnsi="Arial" w:cs="Arial"/>
          <w:kern w:val="0"/>
          <w:sz w:val="24"/>
          <w:szCs w:val="24"/>
        </w:rPr>
        <w:t>Definition of abbreviations</w:t>
      </w:r>
      <w:r>
        <w:rPr>
          <w:rFonts w:ascii="Arial" w:eastAsia="Malgun Gothic" w:hAnsi="Arial" w:cs="Arial" w:hint="eastAsia"/>
          <w:kern w:val="0"/>
          <w:sz w:val="24"/>
          <w:szCs w:val="24"/>
        </w:rPr>
        <w:t>: LR = Unconditional logistic regression</w:t>
      </w:r>
    </w:p>
    <w:p w14:paraId="65F7FA42" w14:textId="77777777" w:rsidR="007A3333" w:rsidRDefault="007A3333" w:rsidP="007A3333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754898A7" w14:textId="77777777" w:rsidR="007A3333" w:rsidRDefault="007A3333" w:rsidP="007A3333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768DD016" w14:textId="63E550CD" w:rsidR="00257C0E" w:rsidRPr="00275DFD" w:rsidRDefault="002C6D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ins w:id="6" w:author="Wonji Kim" w:date="2019-03-11T22:34:00Z">
        <w:r w:rsidR="007A3333">
          <w:rPr>
            <w:rFonts w:ascii="Arial" w:hAnsi="Arial" w:cs="Arial"/>
            <w:b/>
            <w:sz w:val="24"/>
            <w:szCs w:val="24"/>
          </w:rPr>
          <w:t>7</w:t>
        </w:r>
      </w:ins>
      <w:del w:id="7" w:author="Wonji Kim" w:date="2019-03-11T22:34:00Z">
        <w:r w:rsidR="0048608E" w:rsidRPr="00275DFD" w:rsidDel="007A3333">
          <w:rPr>
            <w:rFonts w:ascii="Arial" w:hAnsi="Arial" w:cs="Arial"/>
            <w:b/>
            <w:sz w:val="24"/>
            <w:szCs w:val="24"/>
          </w:rPr>
          <w:delText>5</w:delText>
        </w:r>
      </w:del>
      <w:r w:rsidR="00257C0E" w:rsidRPr="00275DFD">
        <w:rPr>
          <w:rFonts w:ascii="Arial" w:hAnsi="Arial" w:cs="Arial"/>
          <w:b/>
          <w:sz w:val="24"/>
          <w:szCs w:val="24"/>
        </w:rPr>
        <w:t>. TCGA tumor abbreviations</w:t>
      </w:r>
    </w:p>
    <w:tbl>
      <w:tblPr>
        <w:tblStyle w:val="TableGrid"/>
        <w:tblW w:w="10103" w:type="dxa"/>
        <w:tblInd w:w="-95" w:type="dxa"/>
        <w:tblLook w:val="04A0" w:firstRow="1" w:lastRow="0" w:firstColumn="1" w:lastColumn="0" w:noHBand="0" w:noVBand="1"/>
      </w:tblPr>
      <w:tblGrid>
        <w:gridCol w:w="1710"/>
        <w:gridCol w:w="8393"/>
      </w:tblGrid>
      <w:tr w:rsidR="00257C0E" w:rsidRPr="00275DFD" w14:paraId="3DCDC566" w14:textId="77777777" w:rsidTr="0008126E">
        <w:tc>
          <w:tcPr>
            <w:tcW w:w="1710" w:type="dxa"/>
          </w:tcPr>
          <w:p w14:paraId="1C3BF483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Abbreviation</w:t>
            </w:r>
          </w:p>
        </w:tc>
        <w:tc>
          <w:tcPr>
            <w:tcW w:w="8393" w:type="dxa"/>
          </w:tcPr>
          <w:p w14:paraId="432000DC" w14:textId="2E8A2D60" w:rsidR="00B35608" w:rsidRPr="00275DFD" w:rsidRDefault="00B35608" w:rsidP="00B3560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Cancer type</w:t>
            </w:r>
          </w:p>
        </w:tc>
      </w:tr>
      <w:tr w:rsidR="00257C0E" w:rsidRPr="00275DFD" w14:paraId="3E9BFAF4" w14:textId="77777777" w:rsidTr="0008126E">
        <w:trPr>
          <w:trHeight w:val="67"/>
        </w:trPr>
        <w:tc>
          <w:tcPr>
            <w:tcW w:w="1710" w:type="dxa"/>
          </w:tcPr>
          <w:p w14:paraId="1A1AACDA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KIRP</w:t>
            </w:r>
          </w:p>
        </w:tc>
        <w:tc>
          <w:tcPr>
            <w:tcW w:w="8393" w:type="dxa"/>
          </w:tcPr>
          <w:p w14:paraId="0C65F606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Kidney renal papillary cell carcinoma</w:t>
            </w:r>
          </w:p>
        </w:tc>
      </w:tr>
      <w:tr w:rsidR="00257C0E" w:rsidRPr="00275DFD" w14:paraId="2AF32698" w14:textId="77777777" w:rsidTr="0008126E">
        <w:tc>
          <w:tcPr>
            <w:tcW w:w="1710" w:type="dxa"/>
          </w:tcPr>
          <w:p w14:paraId="00F73404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KIRC</w:t>
            </w:r>
          </w:p>
        </w:tc>
        <w:tc>
          <w:tcPr>
            <w:tcW w:w="8393" w:type="dxa"/>
          </w:tcPr>
          <w:p w14:paraId="794A1ACD" w14:textId="0C3D53C5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Kidney Renal Clear Cell Carcinoma</w:t>
            </w:r>
          </w:p>
        </w:tc>
      </w:tr>
      <w:tr w:rsidR="00257C0E" w:rsidRPr="00275DFD" w14:paraId="2085C4C4" w14:textId="77777777" w:rsidTr="0008126E">
        <w:tc>
          <w:tcPr>
            <w:tcW w:w="1710" w:type="dxa"/>
          </w:tcPr>
          <w:p w14:paraId="4D1C57AE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SARC</w:t>
            </w:r>
          </w:p>
        </w:tc>
        <w:tc>
          <w:tcPr>
            <w:tcW w:w="8393" w:type="dxa"/>
          </w:tcPr>
          <w:p w14:paraId="535C8C78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Sarcoma</w:t>
            </w:r>
          </w:p>
        </w:tc>
      </w:tr>
      <w:tr w:rsidR="000B4231" w:rsidRPr="00275DFD" w14:paraId="7356E084" w14:textId="77777777" w:rsidTr="0008126E">
        <w:trPr>
          <w:trHeight w:val="272"/>
        </w:trPr>
        <w:tc>
          <w:tcPr>
            <w:tcW w:w="1710" w:type="dxa"/>
          </w:tcPr>
          <w:p w14:paraId="46DA5FA1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PAAD</w:t>
            </w:r>
          </w:p>
        </w:tc>
        <w:tc>
          <w:tcPr>
            <w:tcW w:w="8393" w:type="dxa"/>
          </w:tcPr>
          <w:p w14:paraId="30CE3F15" w14:textId="45EB1425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Pancreatic Adenocarcinoma</w:t>
            </w:r>
          </w:p>
        </w:tc>
      </w:tr>
      <w:tr w:rsidR="00257C0E" w:rsidRPr="00275DFD" w14:paraId="5E0B9B12" w14:textId="77777777" w:rsidTr="0008126E">
        <w:tc>
          <w:tcPr>
            <w:tcW w:w="1710" w:type="dxa"/>
          </w:tcPr>
          <w:p w14:paraId="66F02AA0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OV</w:t>
            </w:r>
          </w:p>
        </w:tc>
        <w:tc>
          <w:tcPr>
            <w:tcW w:w="8393" w:type="dxa"/>
          </w:tcPr>
          <w:p w14:paraId="6AF542AB" w14:textId="71540961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Ovarian Serous Cystadenocarcinoma</w:t>
            </w:r>
          </w:p>
        </w:tc>
      </w:tr>
      <w:tr w:rsidR="00257C0E" w:rsidRPr="00275DFD" w14:paraId="14596B5B" w14:textId="77777777" w:rsidTr="0008126E">
        <w:tc>
          <w:tcPr>
            <w:tcW w:w="1710" w:type="dxa"/>
          </w:tcPr>
          <w:p w14:paraId="7E48F29A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BRCA</w:t>
            </w:r>
          </w:p>
        </w:tc>
        <w:tc>
          <w:tcPr>
            <w:tcW w:w="8393" w:type="dxa"/>
          </w:tcPr>
          <w:p w14:paraId="62A2A323" w14:textId="01935457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hAnsi="Arial" w:cs="Arial"/>
              </w:rPr>
              <w:t>Breast Invasive Carcinoma</w:t>
            </w:r>
          </w:p>
        </w:tc>
      </w:tr>
      <w:tr w:rsidR="00257C0E" w:rsidRPr="00275DFD" w14:paraId="50188186" w14:textId="77777777" w:rsidTr="0008126E">
        <w:tc>
          <w:tcPr>
            <w:tcW w:w="1710" w:type="dxa"/>
          </w:tcPr>
          <w:p w14:paraId="45783C47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UCS</w:t>
            </w:r>
          </w:p>
        </w:tc>
        <w:tc>
          <w:tcPr>
            <w:tcW w:w="8393" w:type="dxa"/>
          </w:tcPr>
          <w:p w14:paraId="03B4F49B" w14:textId="45ECA31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Uterine Carcinosarcoma</w:t>
            </w:r>
          </w:p>
        </w:tc>
      </w:tr>
      <w:tr w:rsidR="00257C0E" w:rsidRPr="00275DFD" w14:paraId="3E54A3B9" w14:textId="77777777" w:rsidTr="0008126E">
        <w:tc>
          <w:tcPr>
            <w:tcW w:w="1710" w:type="dxa"/>
          </w:tcPr>
          <w:p w14:paraId="572DD9C1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KICH</w:t>
            </w:r>
          </w:p>
        </w:tc>
        <w:tc>
          <w:tcPr>
            <w:tcW w:w="8393" w:type="dxa"/>
          </w:tcPr>
          <w:p w14:paraId="61882086" w14:textId="71A2DAC0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Kidney Chromophobe</w:t>
            </w:r>
          </w:p>
        </w:tc>
      </w:tr>
      <w:tr w:rsidR="00257C0E" w:rsidRPr="00275DFD" w14:paraId="67A241B4" w14:textId="77777777" w:rsidTr="0008126E">
        <w:tc>
          <w:tcPr>
            <w:tcW w:w="1710" w:type="dxa"/>
          </w:tcPr>
          <w:p w14:paraId="5019D163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UCEC</w:t>
            </w:r>
          </w:p>
        </w:tc>
        <w:tc>
          <w:tcPr>
            <w:tcW w:w="8393" w:type="dxa"/>
          </w:tcPr>
          <w:p w14:paraId="76279594" w14:textId="3752919D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hAnsi="Arial" w:cs="Arial"/>
              </w:rPr>
              <w:t>Uterine Corpus Endometrial Carcinoma</w:t>
            </w:r>
          </w:p>
        </w:tc>
      </w:tr>
      <w:tr w:rsidR="00257C0E" w:rsidRPr="00275DFD" w14:paraId="16004743" w14:textId="77777777" w:rsidTr="0008126E">
        <w:tc>
          <w:tcPr>
            <w:tcW w:w="1710" w:type="dxa"/>
          </w:tcPr>
          <w:p w14:paraId="56BF88CE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LIHC</w:t>
            </w:r>
          </w:p>
        </w:tc>
        <w:tc>
          <w:tcPr>
            <w:tcW w:w="8393" w:type="dxa"/>
          </w:tcPr>
          <w:p w14:paraId="753BE655" w14:textId="35B842C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Liver Hepatocellular Carcinoma</w:t>
            </w:r>
          </w:p>
        </w:tc>
      </w:tr>
      <w:tr w:rsidR="00257C0E" w:rsidRPr="00275DFD" w14:paraId="47DC2606" w14:textId="77777777" w:rsidTr="0008126E">
        <w:tc>
          <w:tcPr>
            <w:tcW w:w="1710" w:type="dxa"/>
          </w:tcPr>
          <w:p w14:paraId="23BA9CE6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SKCM</w:t>
            </w:r>
          </w:p>
        </w:tc>
        <w:tc>
          <w:tcPr>
            <w:tcW w:w="8393" w:type="dxa"/>
          </w:tcPr>
          <w:p w14:paraId="34F220AC" w14:textId="07214F22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Skin Cutaneous Melanoma</w:t>
            </w:r>
          </w:p>
        </w:tc>
      </w:tr>
      <w:tr w:rsidR="00257C0E" w:rsidRPr="00275DFD" w14:paraId="4E5EECF1" w14:textId="77777777" w:rsidTr="0008126E">
        <w:tc>
          <w:tcPr>
            <w:tcW w:w="1710" w:type="dxa"/>
          </w:tcPr>
          <w:p w14:paraId="63AB8F37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ACC</w:t>
            </w:r>
          </w:p>
        </w:tc>
        <w:tc>
          <w:tcPr>
            <w:tcW w:w="8393" w:type="dxa"/>
          </w:tcPr>
          <w:p w14:paraId="32825E0D" w14:textId="1BF56A9B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Adrenocortical Carcinoma</w:t>
            </w:r>
          </w:p>
        </w:tc>
      </w:tr>
      <w:tr w:rsidR="00257C0E" w:rsidRPr="00275DFD" w14:paraId="78512DA8" w14:textId="77777777" w:rsidTr="0008126E">
        <w:tc>
          <w:tcPr>
            <w:tcW w:w="1710" w:type="dxa"/>
          </w:tcPr>
          <w:p w14:paraId="2AB4B9AF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BLCA</w:t>
            </w:r>
          </w:p>
        </w:tc>
        <w:tc>
          <w:tcPr>
            <w:tcW w:w="8393" w:type="dxa"/>
          </w:tcPr>
          <w:p w14:paraId="40DCF935" w14:textId="76EFC7EF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Bladder Urothelial Carcinoma</w:t>
            </w:r>
          </w:p>
        </w:tc>
      </w:tr>
      <w:tr w:rsidR="00257C0E" w:rsidRPr="00275DFD" w14:paraId="72492A30" w14:textId="77777777" w:rsidTr="0008126E">
        <w:tc>
          <w:tcPr>
            <w:tcW w:w="1710" w:type="dxa"/>
          </w:tcPr>
          <w:p w14:paraId="5D518A34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MESO</w:t>
            </w:r>
          </w:p>
        </w:tc>
        <w:tc>
          <w:tcPr>
            <w:tcW w:w="8393" w:type="dxa"/>
          </w:tcPr>
          <w:p w14:paraId="1C2FD69E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Mesothelioma</w:t>
            </w:r>
          </w:p>
        </w:tc>
      </w:tr>
      <w:tr w:rsidR="00257C0E" w:rsidRPr="00275DFD" w14:paraId="7C9AF60D" w14:textId="77777777" w:rsidTr="0008126E">
        <w:tc>
          <w:tcPr>
            <w:tcW w:w="1710" w:type="dxa"/>
          </w:tcPr>
          <w:p w14:paraId="7BE45584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COAD</w:t>
            </w:r>
          </w:p>
        </w:tc>
        <w:tc>
          <w:tcPr>
            <w:tcW w:w="8393" w:type="dxa"/>
          </w:tcPr>
          <w:p w14:paraId="1660048B" w14:textId="2B0DA8C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Colon Adenocarcinoma</w:t>
            </w:r>
          </w:p>
        </w:tc>
      </w:tr>
      <w:tr w:rsidR="00257C0E" w:rsidRPr="00275DFD" w14:paraId="4F4BC003" w14:textId="77777777" w:rsidTr="0008126E">
        <w:tc>
          <w:tcPr>
            <w:tcW w:w="1710" w:type="dxa"/>
          </w:tcPr>
          <w:p w14:paraId="5FDE5259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LUAD</w:t>
            </w:r>
          </w:p>
        </w:tc>
        <w:tc>
          <w:tcPr>
            <w:tcW w:w="8393" w:type="dxa"/>
          </w:tcPr>
          <w:p w14:paraId="6E33AB9E" w14:textId="1131AF8A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Lung Adenocarcinoma</w:t>
            </w:r>
          </w:p>
        </w:tc>
      </w:tr>
      <w:tr w:rsidR="00257C0E" w:rsidRPr="00275DFD" w14:paraId="568748A3" w14:textId="77777777" w:rsidTr="0008126E">
        <w:tc>
          <w:tcPr>
            <w:tcW w:w="1710" w:type="dxa"/>
          </w:tcPr>
          <w:p w14:paraId="2812176C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THCA</w:t>
            </w:r>
          </w:p>
        </w:tc>
        <w:tc>
          <w:tcPr>
            <w:tcW w:w="8393" w:type="dxa"/>
          </w:tcPr>
          <w:p w14:paraId="39A0526F" w14:textId="7114E90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Thyroid Carcinoma</w:t>
            </w:r>
          </w:p>
        </w:tc>
      </w:tr>
      <w:tr w:rsidR="00257C0E" w:rsidRPr="00275DFD" w14:paraId="6F16C11C" w14:textId="77777777" w:rsidTr="0008126E">
        <w:tc>
          <w:tcPr>
            <w:tcW w:w="1710" w:type="dxa"/>
          </w:tcPr>
          <w:p w14:paraId="1EFA66A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READ</w:t>
            </w:r>
          </w:p>
        </w:tc>
        <w:tc>
          <w:tcPr>
            <w:tcW w:w="8393" w:type="dxa"/>
          </w:tcPr>
          <w:p w14:paraId="07414C3F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Rectum Adenocarcinoma</w:t>
            </w:r>
          </w:p>
        </w:tc>
      </w:tr>
      <w:tr w:rsidR="00257C0E" w:rsidRPr="00275DFD" w14:paraId="5189C772" w14:textId="77777777" w:rsidTr="0008126E">
        <w:tc>
          <w:tcPr>
            <w:tcW w:w="1710" w:type="dxa"/>
          </w:tcPr>
          <w:p w14:paraId="56FB402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PCPG</w:t>
            </w:r>
          </w:p>
        </w:tc>
        <w:tc>
          <w:tcPr>
            <w:tcW w:w="8393" w:type="dxa"/>
          </w:tcPr>
          <w:p w14:paraId="7FD961CC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Pheochromocytoma and Paraganglioma</w:t>
            </w:r>
          </w:p>
        </w:tc>
      </w:tr>
      <w:tr w:rsidR="00257C0E" w:rsidRPr="00275DFD" w14:paraId="3904B6A7" w14:textId="77777777" w:rsidTr="0008126E">
        <w:tc>
          <w:tcPr>
            <w:tcW w:w="1710" w:type="dxa"/>
          </w:tcPr>
          <w:p w14:paraId="2DB52F77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LUSC</w:t>
            </w:r>
          </w:p>
        </w:tc>
        <w:tc>
          <w:tcPr>
            <w:tcW w:w="8393" w:type="dxa"/>
          </w:tcPr>
          <w:p w14:paraId="1AEAB3E9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Lung Squamous Cell Carcinoma</w:t>
            </w:r>
          </w:p>
        </w:tc>
      </w:tr>
      <w:tr w:rsidR="00257C0E" w:rsidRPr="00275DFD" w14:paraId="2492FCA8" w14:textId="77777777" w:rsidTr="0008126E">
        <w:tc>
          <w:tcPr>
            <w:tcW w:w="1710" w:type="dxa"/>
          </w:tcPr>
          <w:p w14:paraId="04E009AD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GBM</w:t>
            </w:r>
          </w:p>
        </w:tc>
        <w:tc>
          <w:tcPr>
            <w:tcW w:w="8393" w:type="dxa"/>
          </w:tcPr>
          <w:p w14:paraId="21DFDFA2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hAnsi="Arial" w:cs="Arial"/>
              </w:rPr>
              <w:t>Glioblastoma Multiforme</w:t>
            </w:r>
          </w:p>
        </w:tc>
      </w:tr>
      <w:tr w:rsidR="00257C0E" w:rsidRPr="00275DFD" w14:paraId="0182FC6C" w14:textId="77777777" w:rsidTr="0008126E">
        <w:tc>
          <w:tcPr>
            <w:tcW w:w="1710" w:type="dxa"/>
          </w:tcPr>
          <w:p w14:paraId="35F3725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CESC</w:t>
            </w:r>
          </w:p>
        </w:tc>
        <w:tc>
          <w:tcPr>
            <w:tcW w:w="8393" w:type="dxa"/>
          </w:tcPr>
          <w:p w14:paraId="5776BECF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Cervical Squamous Cell Carcinoma and Endocervical Adenocarcinoma</w:t>
            </w:r>
          </w:p>
        </w:tc>
      </w:tr>
      <w:tr w:rsidR="00257C0E" w:rsidRPr="00275DFD" w14:paraId="64EB4F8F" w14:textId="77777777" w:rsidTr="0008126E">
        <w:tc>
          <w:tcPr>
            <w:tcW w:w="1710" w:type="dxa"/>
          </w:tcPr>
          <w:p w14:paraId="191A59F5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HNSC</w:t>
            </w:r>
          </w:p>
        </w:tc>
        <w:tc>
          <w:tcPr>
            <w:tcW w:w="8393" w:type="dxa"/>
          </w:tcPr>
          <w:p w14:paraId="22F9D19E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Head and Neck Squamous Cell Carcinoma</w:t>
            </w:r>
          </w:p>
        </w:tc>
      </w:tr>
      <w:tr w:rsidR="00257C0E" w:rsidRPr="00275DFD" w14:paraId="290A2566" w14:textId="77777777" w:rsidTr="0008126E">
        <w:tc>
          <w:tcPr>
            <w:tcW w:w="1710" w:type="dxa"/>
          </w:tcPr>
          <w:p w14:paraId="32580923" w14:textId="77777777" w:rsidR="00257C0E" w:rsidRPr="00275DFD" w:rsidRDefault="00257C0E" w:rsidP="00257C0E">
            <w:pPr>
              <w:tabs>
                <w:tab w:val="left" w:pos="513"/>
              </w:tabs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LGG</w:t>
            </w:r>
          </w:p>
        </w:tc>
        <w:tc>
          <w:tcPr>
            <w:tcW w:w="8393" w:type="dxa"/>
          </w:tcPr>
          <w:p w14:paraId="5D733D79" w14:textId="32779C36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Low Grade Glioma</w:t>
            </w:r>
          </w:p>
        </w:tc>
      </w:tr>
      <w:tr w:rsidR="00257C0E" w:rsidRPr="00275DFD" w14:paraId="0EA5D536" w14:textId="77777777" w:rsidTr="0008126E">
        <w:trPr>
          <w:trHeight w:val="67"/>
        </w:trPr>
        <w:tc>
          <w:tcPr>
            <w:tcW w:w="1710" w:type="dxa"/>
          </w:tcPr>
          <w:p w14:paraId="054976C0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DLBC</w:t>
            </w:r>
          </w:p>
        </w:tc>
        <w:tc>
          <w:tcPr>
            <w:tcW w:w="8393" w:type="dxa"/>
          </w:tcPr>
          <w:p w14:paraId="6E5D5C2B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Lymphoid Neoplasm Diffuse Large B-cell Lymphoma</w:t>
            </w:r>
          </w:p>
        </w:tc>
      </w:tr>
      <w:tr w:rsidR="00257C0E" w:rsidRPr="00275DFD" w14:paraId="439D8D86" w14:textId="77777777" w:rsidTr="0008126E">
        <w:tc>
          <w:tcPr>
            <w:tcW w:w="1710" w:type="dxa"/>
          </w:tcPr>
          <w:p w14:paraId="0AF12833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LAML</w:t>
            </w:r>
          </w:p>
        </w:tc>
        <w:tc>
          <w:tcPr>
            <w:tcW w:w="8393" w:type="dxa"/>
          </w:tcPr>
          <w:p w14:paraId="72586166" w14:textId="5F4AA689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Acute Myeloid Leukemia</w:t>
            </w:r>
          </w:p>
        </w:tc>
      </w:tr>
    </w:tbl>
    <w:p w14:paraId="6F4A9B7D" w14:textId="27C3655D" w:rsidR="00257C0E" w:rsidRPr="00275DFD" w:rsidRDefault="00257C0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p w14:paraId="2BFDD6D5" w14:textId="1E10A5FB" w:rsidR="009A00B0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4CBA729D" w14:textId="3F302AEE" w:rsidR="00B1056C" w:rsidRPr="00275DFD" w:rsidRDefault="007970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Pr="00275DFD">
        <w:rPr>
          <w:rFonts w:ascii="Arial" w:hAnsi="Arial" w:cs="Arial" w:hint="eastAsia"/>
          <w:b/>
          <w:sz w:val="24"/>
          <w:szCs w:val="24"/>
        </w:rPr>
        <w:t>Figure</w:t>
      </w:r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 w:hint="eastAsia"/>
          <w:b/>
          <w:sz w:val="24"/>
          <w:szCs w:val="24"/>
        </w:rPr>
        <w:t xml:space="preserve">1. </w:t>
      </w:r>
      <w:r w:rsidR="00797A04">
        <w:rPr>
          <w:rFonts w:ascii="Arial" w:hAnsi="Arial" w:cs="Arial" w:hint="eastAsia"/>
          <w:b/>
          <w:sz w:val="24"/>
          <w:szCs w:val="24"/>
        </w:rPr>
        <w:t xml:space="preserve">Genomic </w:t>
      </w:r>
      <w:r w:rsidR="00FF255D" w:rsidRPr="00275DFD">
        <w:rPr>
          <w:rFonts w:ascii="Arial" w:hAnsi="Arial" w:cs="Arial"/>
          <w:b/>
          <w:sz w:val="24"/>
          <w:szCs w:val="24"/>
        </w:rPr>
        <w:t xml:space="preserve">inflation factors </w:t>
      </w:r>
      <w:r w:rsidR="00B35608">
        <w:rPr>
          <w:rFonts w:ascii="Arial" w:hAnsi="Arial" w:cs="Arial"/>
          <w:b/>
          <w:sz w:val="24"/>
          <w:szCs w:val="24"/>
        </w:rPr>
        <w:t xml:space="preserve">according to </w:t>
      </w:r>
      <w:r w:rsidR="00FF255D" w:rsidRPr="00275DFD">
        <w:rPr>
          <w:rFonts w:ascii="Arial" w:hAnsi="Arial" w:cs="Arial"/>
          <w:b/>
          <w:sz w:val="24"/>
          <w:szCs w:val="24"/>
        </w:rPr>
        <w:t xml:space="preserve">the number of PC scores </w:t>
      </w:r>
      <w:r w:rsidR="00B35608">
        <w:rPr>
          <w:rFonts w:ascii="Arial" w:hAnsi="Arial" w:cs="Arial"/>
          <w:b/>
          <w:sz w:val="24"/>
          <w:szCs w:val="24"/>
        </w:rPr>
        <w:t xml:space="preserve">used for </w:t>
      </w:r>
      <w:r w:rsidR="00FF255D" w:rsidRPr="00275DFD">
        <w:rPr>
          <w:rFonts w:ascii="Arial" w:hAnsi="Arial" w:cs="Arial"/>
          <w:b/>
          <w:sz w:val="24"/>
          <w:szCs w:val="24"/>
        </w:rPr>
        <w:t>the discovery data.</w:t>
      </w:r>
      <w:r w:rsidRPr="00275DFD">
        <w:rPr>
          <w:rFonts w:ascii="Arial" w:hAnsi="Arial" w:cs="Arial" w:hint="eastAsia"/>
          <w:sz w:val="24"/>
          <w:szCs w:val="24"/>
        </w:rPr>
        <w:t xml:space="preserve"> </w:t>
      </w:r>
      <w:r w:rsidR="00B1056C" w:rsidRPr="00275DFD">
        <w:rPr>
          <w:rFonts w:ascii="Arial" w:hAnsi="Arial" w:cs="Arial"/>
          <w:sz w:val="24"/>
          <w:szCs w:val="24"/>
        </w:rPr>
        <w:t>Cases and controls were matched with different</w:t>
      </w:r>
      <w:r w:rsidR="00E62D31" w:rsidRPr="00275DFD">
        <w:rPr>
          <w:rFonts w:ascii="Arial" w:hAnsi="Arial" w:cs="Arial"/>
          <w:sz w:val="24"/>
          <w:szCs w:val="24"/>
        </w:rPr>
        <w:t xml:space="preserve"> numbers of</w:t>
      </w:r>
      <w:r w:rsidR="00B1056C" w:rsidRPr="00275DFD">
        <w:rPr>
          <w:rFonts w:ascii="Arial" w:hAnsi="Arial" w:cs="Arial"/>
          <w:sz w:val="24"/>
          <w:szCs w:val="24"/>
        </w:rPr>
        <w:t xml:space="preserve"> PC scores </w:t>
      </w:r>
      <w:r w:rsidR="00E62D31" w:rsidRPr="00275DFD">
        <w:rPr>
          <w:rFonts w:ascii="Arial" w:hAnsi="Arial" w:cs="Arial"/>
          <w:sz w:val="24"/>
          <w:szCs w:val="24"/>
        </w:rPr>
        <w:t xml:space="preserve">(2 – 10 PC scores) </w:t>
      </w:r>
      <w:r w:rsidR="00B1056C" w:rsidRPr="00275DFD">
        <w:rPr>
          <w:rFonts w:ascii="Arial" w:hAnsi="Arial" w:cs="Arial"/>
          <w:sz w:val="24"/>
          <w:szCs w:val="24"/>
        </w:rPr>
        <w:t>and age</w:t>
      </w:r>
      <w:r w:rsidR="00E07277" w:rsidRPr="00275DFD">
        <w:rPr>
          <w:rFonts w:ascii="Arial" w:hAnsi="Arial" w:cs="Arial"/>
          <w:sz w:val="24"/>
          <w:szCs w:val="24"/>
        </w:rPr>
        <w:t>, and</w:t>
      </w:r>
      <w:r w:rsidR="00B1056C" w:rsidRPr="00275DFD">
        <w:rPr>
          <w:rFonts w:ascii="Arial" w:hAnsi="Arial" w:cs="Arial"/>
          <w:sz w:val="24"/>
          <w:szCs w:val="24"/>
        </w:rPr>
        <w:t xml:space="preserve"> CLR was applied to matched cases and controls</w:t>
      </w:r>
      <w:r w:rsidR="00E07277" w:rsidRPr="00275DFD">
        <w:rPr>
          <w:rFonts w:ascii="Arial" w:hAnsi="Arial" w:cs="Arial"/>
          <w:sz w:val="24"/>
          <w:szCs w:val="24"/>
        </w:rPr>
        <w:t>.</w:t>
      </w:r>
      <w:r w:rsidR="00B1056C" w:rsidRPr="00275DFD">
        <w:rPr>
          <w:rFonts w:ascii="Arial" w:hAnsi="Arial" w:cs="Arial"/>
          <w:sz w:val="24"/>
          <w:szCs w:val="24"/>
        </w:rPr>
        <w:t xml:space="preserve"> </w:t>
      </w:r>
      <w:r w:rsidR="00E07277" w:rsidRPr="00275DFD">
        <w:rPr>
          <w:rFonts w:ascii="Arial" w:hAnsi="Arial" w:cs="Arial"/>
          <w:sz w:val="24"/>
          <w:szCs w:val="24"/>
        </w:rPr>
        <w:t>V</w:t>
      </w:r>
      <w:r w:rsidR="00B1056C" w:rsidRPr="00275DFD">
        <w:rPr>
          <w:rFonts w:ascii="Arial" w:hAnsi="Arial" w:cs="Arial"/>
          <w:sz w:val="24"/>
          <w:szCs w:val="24"/>
        </w:rPr>
        <w:t xml:space="preserve">ariance inflation factors were calculated </w:t>
      </w:r>
      <w:r w:rsidR="00E62D31" w:rsidRPr="00275DFD">
        <w:rPr>
          <w:rFonts w:ascii="Arial" w:hAnsi="Arial" w:cs="Arial"/>
          <w:sz w:val="24"/>
          <w:szCs w:val="24"/>
        </w:rPr>
        <w:t>for different numbers of PC scores</w:t>
      </w:r>
      <w:r w:rsidR="00E07277" w:rsidRPr="00275DFD">
        <w:rPr>
          <w:rFonts w:ascii="Arial" w:hAnsi="Arial" w:cs="Arial"/>
          <w:sz w:val="24"/>
          <w:szCs w:val="24"/>
        </w:rPr>
        <w:t>, and plotted against the numbers of PC scores.</w:t>
      </w:r>
    </w:p>
    <w:p w14:paraId="1DAC3E32" w14:textId="09BB1116" w:rsidR="0079701B" w:rsidRPr="00275DFD" w:rsidRDefault="006972A8" w:rsidP="005940CE">
      <w:pPr>
        <w:widowControl/>
        <w:wordWrap/>
        <w:autoSpaceDE/>
        <w:autoSpaceDN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88B395A" wp14:editId="19D0BCD3">
            <wp:extent cx="5745480" cy="5745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upp1_np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7853" w14:textId="77777777" w:rsidR="0079701B" w:rsidRPr="00275DFD" w:rsidRDefault="007970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7904D99D" w14:textId="4368A3EA" w:rsidR="004239B2" w:rsidRPr="00275DFD" w:rsidRDefault="004239B2" w:rsidP="004239B2">
      <w:pPr>
        <w:wordWrap/>
        <w:spacing w:after="0" w:line="480" w:lineRule="auto"/>
        <w:jc w:val="left"/>
        <w:rPr>
          <w:rFonts w:ascii="Arial" w:hAnsi="Arial" w:cs="Arial"/>
          <w:sz w:val="22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Pr="00275DFD">
        <w:rPr>
          <w:rFonts w:ascii="Arial" w:hAnsi="Arial" w:cs="Arial" w:hint="eastAsia"/>
          <w:b/>
          <w:sz w:val="24"/>
          <w:szCs w:val="24"/>
        </w:rPr>
        <w:t>2</w:t>
      </w:r>
      <w:r w:rsidRPr="00275DFD">
        <w:rPr>
          <w:rFonts w:ascii="Arial" w:hAnsi="Arial" w:cs="Arial"/>
          <w:b/>
          <w:sz w:val="24"/>
          <w:szCs w:val="24"/>
        </w:rPr>
        <w:t xml:space="preserve">. </w:t>
      </w:r>
      <w:r w:rsidR="00663F56">
        <w:rPr>
          <w:rFonts w:ascii="Arial" w:hAnsi="Arial" w:cs="Arial"/>
          <w:b/>
          <w:sz w:val="24"/>
          <w:szCs w:val="24"/>
        </w:rPr>
        <w:t>Scatter</w:t>
      </w:r>
      <w:r w:rsidR="00E50579" w:rsidRPr="00275DFD">
        <w:rPr>
          <w:rFonts w:ascii="Arial" w:hAnsi="Arial" w:cs="Arial"/>
          <w:b/>
          <w:sz w:val="24"/>
          <w:szCs w:val="24"/>
        </w:rPr>
        <w:t xml:space="preserve"> plot</w:t>
      </w:r>
      <w:r w:rsidR="00663F56">
        <w:rPr>
          <w:rFonts w:ascii="Arial" w:hAnsi="Arial" w:cs="Arial"/>
          <w:b/>
          <w:sz w:val="24"/>
          <w:szCs w:val="24"/>
        </w:rPr>
        <w:t xml:space="preserve"> of PC scores</w:t>
      </w:r>
      <w:r w:rsidR="00837B7C">
        <w:rPr>
          <w:rFonts w:ascii="Arial" w:hAnsi="Arial" w:cs="Arial"/>
          <w:b/>
          <w:sz w:val="24"/>
          <w:szCs w:val="24"/>
        </w:rPr>
        <w:t>.</w:t>
      </w:r>
      <w:r w:rsidR="00E50579" w:rsidRPr="00275DFD">
        <w:rPr>
          <w:rFonts w:ascii="Arial" w:hAnsi="Arial" w:cs="Arial"/>
          <w:sz w:val="24"/>
          <w:szCs w:val="24"/>
        </w:rPr>
        <w:t xml:space="preserve"> Multi-dimensional scaling plots were </w:t>
      </w:r>
      <w:r w:rsidR="00F8610E">
        <w:rPr>
          <w:rFonts w:ascii="Arial" w:hAnsi="Arial" w:cs="Arial"/>
          <w:sz w:val="24"/>
          <w:szCs w:val="24"/>
        </w:rPr>
        <w:t>generated using</w:t>
      </w:r>
      <w:r w:rsidR="00F10ED4" w:rsidRPr="00275DFD">
        <w:rPr>
          <w:rFonts w:ascii="Arial" w:hAnsi="Arial" w:cs="Arial"/>
          <w:sz w:val="24"/>
          <w:szCs w:val="24"/>
        </w:rPr>
        <w:t xml:space="preserve"> </w:t>
      </w:r>
      <w:r w:rsidR="00F8610E">
        <w:rPr>
          <w:rFonts w:ascii="Arial" w:hAnsi="Arial" w:cs="Arial"/>
          <w:sz w:val="24"/>
          <w:szCs w:val="24"/>
        </w:rPr>
        <w:t xml:space="preserve">a pool of our Discovery S-LAM cohort, our COPDGene controls, </w:t>
      </w:r>
      <w:r w:rsidR="00F10ED4" w:rsidRPr="00275DFD">
        <w:rPr>
          <w:rFonts w:ascii="Arial" w:hAnsi="Arial" w:cs="Arial"/>
          <w:sz w:val="24"/>
          <w:szCs w:val="24"/>
        </w:rPr>
        <w:t>and 1000 Genome project data</w:t>
      </w:r>
      <w:r w:rsidR="00E50579" w:rsidRPr="00275DFD">
        <w:rPr>
          <w:rFonts w:ascii="Arial" w:hAnsi="Arial" w:cs="Arial"/>
          <w:sz w:val="24"/>
          <w:szCs w:val="24"/>
        </w:rPr>
        <w:t xml:space="preserve">. Red and blue circles indicate </w:t>
      </w:r>
      <w:r w:rsidR="00F8610E">
        <w:rPr>
          <w:rFonts w:ascii="Arial" w:hAnsi="Arial" w:cs="Arial"/>
          <w:sz w:val="24"/>
          <w:szCs w:val="24"/>
        </w:rPr>
        <w:t xml:space="preserve">S-LAM </w:t>
      </w:r>
      <w:r w:rsidR="00E50579" w:rsidRPr="00275DFD">
        <w:rPr>
          <w:rFonts w:ascii="Arial" w:hAnsi="Arial" w:cs="Arial"/>
          <w:sz w:val="24"/>
          <w:szCs w:val="24"/>
        </w:rPr>
        <w:t xml:space="preserve">and </w:t>
      </w:r>
      <w:r w:rsidR="00F8610E">
        <w:rPr>
          <w:rFonts w:ascii="Arial" w:hAnsi="Arial" w:cs="Arial"/>
          <w:sz w:val="24"/>
          <w:szCs w:val="24"/>
        </w:rPr>
        <w:t xml:space="preserve">COPDGene samples </w:t>
      </w:r>
      <w:r w:rsidR="00F10ED4" w:rsidRPr="00275DFD">
        <w:rPr>
          <w:rFonts w:ascii="Arial" w:hAnsi="Arial" w:cs="Arial"/>
          <w:sz w:val="24"/>
          <w:szCs w:val="24"/>
        </w:rPr>
        <w:t>used for</w:t>
      </w:r>
      <w:r w:rsidR="00E50579" w:rsidRPr="00275DFD">
        <w:rPr>
          <w:rFonts w:ascii="Arial" w:hAnsi="Arial" w:cs="Arial"/>
          <w:sz w:val="24"/>
          <w:szCs w:val="24"/>
        </w:rPr>
        <w:t xml:space="preserve"> our discovery analyses</w:t>
      </w:r>
      <w:r w:rsidR="001D42FC">
        <w:rPr>
          <w:rFonts w:ascii="Arial" w:hAnsi="Arial" w:cs="Arial"/>
          <w:sz w:val="24"/>
          <w:szCs w:val="24"/>
        </w:rPr>
        <w:t>,</w:t>
      </w:r>
      <w:r w:rsidR="00F10ED4" w:rsidRPr="00275DFD">
        <w:rPr>
          <w:rFonts w:ascii="Arial" w:hAnsi="Arial" w:cs="Arial"/>
          <w:sz w:val="24"/>
          <w:szCs w:val="24"/>
        </w:rPr>
        <w:t xml:space="preserve"> respectively</w:t>
      </w:r>
      <w:r w:rsidR="00E50579" w:rsidRPr="00275DFD">
        <w:rPr>
          <w:rFonts w:ascii="Arial" w:hAnsi="Arial" w:cs="Arial"/>
          <w:sz w:val="24"/>
          <w:szCs w:val="24"/>
        </w:rPr>
        <w:t xml:space="preserve">, and grey circles </w:t>
      </w:r>
      <w:r w:rsidR="00F8610E">
        <w:rPr>
          <w:rFonts w:ascii="Arial" w:hAnsi="Arial" w:cs="Arial"/>
          <w:sz w:val="24"/>
          <w:szCs w:val="24"/>
        </w:rPr>
        <w:t>re</w:t>
      </w:r>
      <w:r w:rsidR="00D506E3">
        <w:rPr>
          <w:rFonts w:ascii="Arial" w:hAnsi="Arial" w:cs="Arial"/>
          <w:sz w:val="24"/>
          <w:szCs w:val="24"/>
        </w:rPr>
        <w:t xml:space="preserve">present </w:t>
      </w:r>
      <w:r w:rsidR="00A55F1F" w:rsidRPr="00275DFD">
        <w:rPr>
          <w:rFonts w:ascii="Arial" w:hAnsi="Arial" w:cs="Arial"/>
          <w:sz w:val="24"/>
          <w:szCs w:val="24"/>
        </w:rPr>
        <w:t xml:space="preserve">participants for </w:t>
      </w:r>
      <w:r w:rsidR="00E50579" w:rsidRPr="00275DFD">
        <w:rPr>
          <w:rFonts w:ascii="Arial" w:hAnsi="Arial" w:cs="Arial"/>
          <w:sz w:val="24"/>
          <w:szCs w:val="24"/>
        </w:rPr>
        <w:t>1000Genome projects</w:t>
      </w:r>
      <w:r w:rsidR="000F71AE" w:rsidRPr="00275DFD">
        <w:rPr>
          <w:rFonts w:ascii="Arial" w:hAnsi="Arial" w:cs="Arial"/>
          <w:sz w:val="24"/>
          <w:szCs w:val="24"/>
        </w:rPr>
        <w:t>.</w:t>
      </w:r>
    </w:p>
    <w:p w14:paraId="20A51AE0" w14:textId="77777777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3FFF3853" w14:textId="3FC26B8F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B5F4671" wp14:editId="211E3B76">
            <wp:extent cx="5745480" cy="2074545"/>
            <wp:effectExtent l="0" t="0" r="7620" b="1905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39E58290" w14:textId="68828460" w:rsidR="00D25DE9" w:rsidRPr="00275DFD" w:rsidRDefault="00D25DE9" w:rsidP="005940CE">
      <w:pPr>
        <w:wordWrap/>
        <w:spacing w:after="0" w:line="480" w:lineRule="auto"/>
        <w:jc w:val="left"/>
        <w:rPr>
          <w:rFonts w:ascii="Arial" w:hAnsi="Arial" w:cs="Arial"/>
          <w:sz w:val="22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3</w:t>
      </w:r>
      <w:r w:rsidRPr="00275DFD">
        <w:rPr>
          <w:rFonts w:ascii="Arial" w:hAnsi="Arial" w:cs="Arial"/>
          <w:b/>
          <w:sz w:val="24"/>
          <w:szCs w:val="24"/>
        </w:rPr>
        <w:t xml:space="preserve">. </w:t>
      </w:r>
      <w:r w:rsidR="00F8610E">
        <w:rPr>
          <w:rFonts w:ascii="Arial" w:hAnsi="Arial" w:cs="Arial"/>
          <w:b/>
          <w:sz w:val="24"/>
          <w:szCs w:val="24"/>
        </w:rPr>
        <w:t>Linkage disequilibrium (</w:t>
      </w:r>
      <w:r w:rsidRPr="00275DFD">
        <w:rPr>
          <w:rFonts w:ascii="Arial" w:hAnsi="Arial" w:cs="Arial"/>
          <w:b/>
          <w:sz w:val="22"/>
        </w:rPr>
        <w:t>LD</w:t>
      </w:r>
      <w:r w:rsidR="00F8610E">
        <w:rPr>
          <w:rFonts w:ascii="Arial" w:hAnsi="Arial" w:cs="Arial"/>
          <w:b/>
          <w:sz w:val="22"/>
        </w:rPr>
        <w:t>)</w:t>
      </w:r>
      <w:r w:rsidRPr="00275DFD">
        <w:rPr>
          <w:rFonts w:ascii="Arial" w:hAnsi="Arial" w:cs="Arial"/>
          <w:b/>
          <w:sz w:val="22"/>
        </w:rPr>
        <w:t xml:space="preserve"> block around </w:t>
      </w:r>
      <w:r w:rsidR="0036684B" w:rsidRPr="00275DFD">
        <w:rPr>
          <w:rFonts w:ascii="Arial" w:hAnsi="Arial" w:cs="Arial"/>
          <w:b/>
          <w:color w:val="000000" w:themeColor="text1"/>
          <w:sz w:val="22"/>
        </w:rPr>
        <w:t xml:space="preserve">the two genome wide significant SNPs, </w:t>
      </w:r>
      <w:r w:rsidRPr="00275DFD">
        <w:rPr>
          <w:rFonts w:ascii="Arial" w:hAnsi="Arial" w:cs="Arial"/>
          <w:b/>
          <w:color w:val="000000" w:themeColor="text1"/>
          <w:sz w:val="22"/>
        </w:rPr>
        <w:t xml:space="preserve">rs4544201 </w:t>
      </w:r>
      <w:r w:rsidRPr="00275DFD">
        <w:rPr>
          <w:rFonts w:ascii="Arial" w:hAnsi="Arial" w:cs="Arial"/>
          <w:b/>
          <w:sz w:val="22"/>
        </w:rPr>
        <w:t xml:space="preserve">and rs2006950. </w:t>
      </w:r>
      <w:r w:rsidRPr="00275DFD">
        <w:rPr>
          <w:rFonts w:ascii="Arial" w:hAnsi="Arial" w:cs="Arial"/>
          <w:sz w:val="22"/>
        </w:rPr>
        <w:t>Graph represent</w:t>
      </w:r>
      <w:r w:rsidR="009C75A4" w:rsidRPr="00275DFD">
        <w:rPr>
          <w:rFonts w:ascii="Arial" w:hAnsi="Arial" w:cs="Arial"/>
          <w:sz w:val="22"/>
        </w:rPr>
        <w:t>s</w:t>
      </w:r>
      <w:r w:rsidRPr="00275DFD">
        <w:rPr>
          <w:rFonts w:ascii="Arial" w:hAnsi="Arial" w:cs="Arial"/>
          <w:sz w:val="22"/>
        </w:rPr>
        <w:t xml:space="preserve"> all </w:t>
      </w:r>
      <w:r w:rsidR="009C75A4" w:rsidRPr="00275DFD">
        <w:rPr>
          <w:rFonts w:ascii="Arial" w:hAnsi="Arial" w:cs="Arial"/>
          <w:sz w:val="22"/>
        </w:rPr>
        <w:t xml:space="preserve">genotyped </w:t>
      </w:r>
      <w:r w:rsidRPr="00275DFD">
        <w:rPr>
          <w:rFonts w:ascii="Arial" w:hAnsi="Arial" w:cs="Arial"/>
          <w:sz w:val="22"/>
        </w:rPr>
        <w:t>SNPs in the</w:t>
      </w:r>
      <w:r w:rsidR="009C75A4" w:rsidRPr="00275DFD">
        <w:rPr>
          <w:rFonts w:ascii="Arial" w:hAnsi="Arial" w:cs="Arial"/>
          <w:sz w:val="22"/>
        </w:rPr>
        <w:t xml:space="preserve"> 34kb</w:t>
      </w:r>
      <w:r w:rsidRPr="00275DFD">
        <w:rPr>
          <w:rFonts w:ascii="Arial" w:hAnsi="Arial" w:cs="Arial"/>
          <w:sz w:val="22"/>
        </w:rPr>
        <w:t xml:space="preserve"> </w:t>
      </w:r>
      <w:r w:rsidR="009C75A4" w:rsidRPr="00275DFD">
        <w:rPr>
          <w:rFonts w:ascii="Arial" w:hAnsi="Arial" w:cs="Arial"/>
          <w:sz w:val="22"/>
        </w:rPr>
        <w:t>LD block on chromosome 15</w:t>
      </w:r>
      <w:r w:rsidR="00D506E3">
        <w:rPr>
          <w:rFonts w:ascii="Arial" w:hAnsi="Arial" w:cs="Arial"/>
          <w:sz w:val="22"/>
        </w:rPr>
        <w:t>q26.2</w:t>
      </w:r>
      <w:r w:rsidR="009C75A4" w:rsidRPr="00275DFD">
        <w:rPr>
          <w:rFonts w:ascii="Arial" w:hAnsi="Arial" w:cs="Arial"/>
          <w:sz w:val="22"/>
        </w:rPr>
        <w:t>.</w:t>
      </w:r>
      <w:r w:rsidR="00F8610E">
        <w:rPr>
          <w:rFonts w:ascii="Arial" w:hAnsi="Arial" w:cs="Arial"/>
          <w:sz w:val="22"/>
        </w:rPr>
        <w:t xml:space="preserve"> </w:t>
      </w:r>
      <w:r w:rsidR="00AA0DBA" w:rsidRPr="00A46C6C">
        <w:rPr>
          <w:rFonts w:ascii="Arial" w:hAnsi="Arial" w:cs="Arial"/>
          <w:sz w:val="22"/>
        </w:rPr>
        <w:t>The c</w:t>
      </w:r>
      <w:r w:rsidR="00C72148" w:rsidRPr="00A46C6C">
        <w:rPr>
          <w:rFonts w:ascii="Arial" w:hAnsi="Arial" w:cs="Arial"/>
          <w:sz w:val="22"/>
        </w:rPr>
        <w:t>olor of each rectangle</w:t>
      </w:r>
      <w:r w:rsidR="00A46C6C">
        <w:rPr>
          <w:rFonts w:ascii="Arial" w:hAnsi="Arial" w:cs="Arial"/>
          <w:sz w:val="22"/>
        </w:rPr>
        <w:t xml:space="preserve"> and number within</w:t>
      </w:r>
      <w:r w:rsidR="00C72148" w:rsidRPr="00A46C6C">
        <w:rPr>
          <w:rFonts w:ascii="Arial" w:hAnsi="Arial" w:cs="Arial"/>
          <w:sz w:val="22"/>
        </w:rPr>
        <w:t xml:space="preserve"> indicates the level of LD between a pair of SNPs</w:t>
      </w:r>
      <w:r w:rsidR="00A46C6C">
        <w:rPr>
          <w:rFonts w:ascii="Arial" w:hAnsi="Arial" w:cs="Arial"/>
          <w:sz w:val="22"/>
        </w:rPr>
        <w:t xml:space="preserve">, with </w:t>
      </w:r>
      <w:r w:rsidR="002D41CC" w:rsidRPr="00A46C6C">
        <w:rPr>
          <w:rFonts w:ascii="Arial" w:hAnsi="Arial" w:cs="Arial"/>
          <w:sz w:val="22"/>
        </w:rPr>
        <w:t xml:space="preserve">complete </w:t>
      </w:r>
      <w:r w:rsidR="00C72148" w:rsidRPr="00A46C6C">
        <w:rPr>
          <w:rFonts w:ascii="Arial" w:hAnsi="Arial" w:cs="Arial"/>
          <w:sz w:val="22"/>
        </w:rPr>
        <w:t xml:space="preserve">LD </w:t>
      </w:r>
      <w:r w:rsidR="00A46C6C">
        <w:rPr>
          <w:rFonts w:ascii="Arial" w:hAnsi="Arial" w:cs="Arial"/>
          <w:sz w:val="22"/>
        </w:rPr>
        <w:t>(D’=100%</w:t>
      </w:r>
      <w:r w:rsidR="00D0782F">
        <w:rPr>
          <w:rFonts w:ascii="Arial" w:hAnsi="Arial" w:cs="Arial"/>
          <w:sz w:val="22"/>
        </w:rPr>
        <w:t>, no number shown</w:t>
      </w:r>
      <w:r w:rsidR="00A46C6C">
        <w:rPr>
          <w:rFonts w:ascii="Arial" w:hAnsi="Arial" w:cs="Arial"/>
          <w:sz w:val="22"/>
        </w:rPr>
        <w:t>)</w:t>
      </w:r>
      <w:r w:rsidR="00D0782F">
        <w:rPr>
          <w:rFonts w:ascii="Arial" w:hAnsi="Arial" w:cs="Arial"/>
          <w:sz w:val="22"/>
        </w:rPr>
        <w:t xml:space="preserve"> indicated by</w:t>
      </w:r>
      <w:r w:rsidR="00A46C6C">
        <w:rPr>
          <w:rFonts w:ascii="Arial" w:hAnsi="Arial" w:cs="Arial"/>
          <w:sz w:val="22"/>
        </w:rPr>
        <w:t xml:space="preserve"> </w:t>
      </w:r>
      <w:r w:rsidR="002D41CC" w:rsidRPr="00A46C6C">
        <w:rPr>
          <w:rFonts w:ascii="Arial" w:hAnsi="Arial" w:cs="Arial"/>
          <w:sz w:val="22"/>
        </w:rPr>
        <w:t>red</w:t>
      </w:r>
      <w:r w:rsidR="00D0782F">
        <w:rPr>
          <w:rFonts w:ascii="Arial" w:hAnsi="Arial" w:cs="Arial"/>
          <w:sz w:val="22"/>
        </w:rPr>
        <w:t>,</w:t>
      </w:r>
      <w:r w:rsidR="002D41CC" w:rsidRPr="00A46C6C">
        <w:rPr>
          <w:rFonts w:ascii="Arial" w:hAnsi="Arial" w:cs="Arial"/>
          <w:sz w:val="22"/>
        </w:rPr>
        <w:t xml:space="preserve"> and </w:t>
      </w:r>
      <w:r w:rsidR="00A46C6C">
        <w:rPr>
          <w:rFonts w:ascii="Arial" w:hAnsi="Arial" w:cs="Arial"/>
          <w:sz w:val="22"/>
        </w:rPr>
        <w:t xml:space="preserve">no LD indicated by </w:t>
      </w:r>
      <w:r w:rsidR="00A92CA0" w:rsidRPr="00A46C6C">
        <w:rPr>
          <w:rFonts w:ascii="Arial" w:hAnsi="Arial" w:cs="Arial"/>
          <w:sz w:val="22"/>
        </w:rPr>
        <w:t>white.</w:t>
      </w:r>
      <w:r w:rsidR="002D41CC" w:rsidRPr="00A46C6C">
        <w:rPr>
          <w:rFonts w:ascii="Arial" w:hAnsi="Arial" w:cs="Arial"/>
          <w:sz w:val="22"/>
        </w:rPr>
        <w:t xml:space="preserve"> </w:t>
      </w:r>
    </w:p>
    <w:p w14:paraId="764C7AE4" w14:textId="77777777" w:rsidR="00D25DE9" w:rsidRPr="00275DFD" w:rsidRDefault="00D25DE9" w:rsidP="005940CE">
      <w:pPr>
        <w:widowControl/>
        <w:wordWrap/>
        <w:autoSpaceDE/>
        <w:autoSpaceDN/>
        <w:spacing w:after="0" w:line="480" w:lineRule="auto"/>
        <w:jc w:val="center"/>
        <w:rPr>
          <w:rFonts w:ascii="Arial" w:hAnsi="Arial" w:cs="Arial"/>
          <w:b/>
          <w:sz w:val="22"/>
        </w:rPr>
      </w:pPr>
      <w:r w:rsidRPr="00275DFD">
        <w:rPr>
          <w:rFonts w:ascii="Arial" w:hAnsi="Arial" w:cs="Arial"/>
          <w:b/>
          <w:noProof/>
          <w:sz w:val="22"/>
        </w:rPr>
        <w:drawing>
          <wp:inline distT="0" distB="0" distL="0" distR="0" wp14:anchorId="0C99B9BB" wp14:editId="0076E606">
            <wp:extent cx="4472622" cy="3600000"/>
            <wp:effectExtent l="0" t="0" r="4445" b="635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2_LDpl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62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6A25" w14:textId="77777777" w:rsidR="00D25DE9" w:rsidRPr="00275DFD" w:rsidRDefault="00D25DE9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17D8EE65" w14:textId="5E570700" w:rsidR="00774F7A" w:rsidRPr="00B50A9D" w:rsidRDefault="00DE2C04" w:rsidP="00B50A9D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Pr="00275DFD">
        <w:rPr>
          <w:rFonts w:ascii="Arial" w:hAnsi="Arial" w:cs="Arial" w:hint="eastAsia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 xml:space="preserve">. </w:t>
      </w:r>
      <w:r w:rsidR="00B50A9D">
        <w:rPr>
          <w:rFonts w:ascii="Arial" w:hAnsi="Arial" w:cs="Arial"/>
          <w:b/>
          <w:sz w:val="24"/>
          <w:szCs w:val="24"/>
        </w:rPr>
        <w:t>The proportion of phenotypic variance explained by the genotyed SNPs according to disease prevalences ranged from 10</w:t>
      </w:r>
      <w:r w:rsidR="00B50A9D">
        <w:rPr>
          <w:rFonts w:ascii="Arial" w:hAnsi="Arial" w:cs="Arial"/>
          <w:b/>
          <w:sz w:val="24"/>
          <w:szCs w:val="24"/>
          <w:vertAlign w:val="superscript"/>
        </w:rPr>
        <w:t>-6</w:t>
      </w:r>
      <w:r w:rsidR="00B50A9D">
        <w:rPr>
          <w:rFonts w:ascii="Arial" w:hAnsi="Arial" w:cs="Arial"/>
          <w:b/>
          <w:sz w:val="24"/>
          <w:szCs w:val="24"/>
        </w:rPr>
        <w:t xml:space="preserve"> to 10</w:t>
      </w:r>
      <w:r w:rsidR="00B50A9D">
        <w:rPr>
          <w:rFonts w:ascii="Arial" w:hAnsi="Arial" w:cs="Arial"/>
          <w:b/>
          <w:sz w:val="24"/>
          <w:szCs w:val="24"/>
          <w:vertAlign w:val="superscript"/>
        </w:rPr>
        <w:t>-4</w:t>
      </w:r>
      <w:r w:rsidR="00B50A9D">
        <w:rPr>
          <w:rFonts w:ascii="Arial" w:hAnsi="Arial" w:cs="Arial"/>
          <w:b/>
          <w:sz w:val="24"/>
          <w:szCs w:val="24"/>
        </w:rPr>
        <w:t>.</w:t>
      </w:r>
      <w:r w:rsidR="00B50A9D">
        <w:rPr>
          <w:rFonts w:ascii="Arial" w:hAnsi="Arial" w:cs="Arial"/>
          <w:sz w:val="24"/>
          <w:szCs w:val="24"/>
        </w:rPr>
        <w:t xml:space="preserve"> </w:t>
      </w:r>
      <w:r w:rsidR="008E2513">
        <w:rPr>
          <w:rFonts w:ascii="Arial" w:hAnsi="Arial" w:cs="Arial"/>
          <w:sz w:val="24"/>
          <w:szCs w:val="24"/>
        </w:rPr>
        <w:t xml:space="preserve">The proportion of phenotypic variance explained by genotyped SNPs were calculated with GCTA on a) the liability scale and b) the observed 0-1 scale. </w:t>
      </w:r>
      <w:r w:rsidR="002E01C7">
        <w:rPr>
          <w:rFonts w:ascii="Arial" w:hAnsi="Arial" w:cs="Arial"/>
          <w:sz w:val="24"/>
          <w:szCs w:val="24"/>
        </w:rPr>
        <w:t xml:space="preserve">Shaded area indicates 95% confidence interval for </w:t>
      </w:r>
      <m:oMath>
        <m:sSubSup>
          <m:sSub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Arial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SNP</m:t>
            </m:r>
          </m:sub>
          <m:sup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bSup>
      </m:oMath>
      <w:r w:rsidR="002E01C7">
        <w:rPr>
          <w:rFonts w:ascii="Arial" w:hAnsi="Arial" w:cs="Arial"/>
          <w:sz w:val="24"/>
          <w:szCs w:val="24"/>
        </w:rPr>
        <w:t>.</w:t>
      </w:r>
    </w:p>
    <w:p w14:paraId="02C71526" w14:textId="532E5B08" w:rsidR="00DE2C04" w:rsidRDefault="000111CF" w:rsidP="00774F7A">
      <w:pPr>
        <w:widowControl/>
        <w:wordWrap/>
        <w:autoSpaceDE/>
        <w:autoSpaceDN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4671CB8" wp14:editId="2A07817E">
            <wp:extent cx="5745480" cy="2872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pp4_heritability_bothscal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C04">
        <w:rPr>
          <w:rFonts w:ascii="Arial" w:hAnsi="Arial" w:cs="Arial"/>
          <w:b/>
          <w:sz w:val="24"/>
          <w:szCs w:val="24"/>
        </w:rPr>
        <w:br w:type="page"/>
      </w:r>
    </w:p>
    <w:p w14:paraId="370435E2" w14:textId="140DDE1F" w:rsidR="002B10CD" w:rsidRPr="002B10CD" w:rsidDel="009F6CA9" w:rsidRDefault="002B10CD" w:rsidP="00A15F8E">
      <w:pPr>
        <w:widowControl/>
        <w:wordWrap/>
        <w:autoSpaceDE/>
        <w:autoSpaceDN/>
        <w:spacing w:line="480" w:lineRule="auto"/>
        <w:rPr>
          <w:del w:id="8" w:author="Wonji Kim" w:date="2019-03-11T21:43:00Z"/>
          <w:rFonts w:ascii="Arial" w:hAnsi="Arial" w:cs="Arial"/>
          <w:sz w:val="24"/>
          <w:szCs w:val="24"/>
        </w:rPr>
      </w:pPr>
      <w:del w:id="9" w:author="Wonji Kim" w:date="2019-03-11T21:43:00Z">
        <w:r w:rsidRPr="00275DFD" w:rsidDel="009F6CA9">
          <w:rPr>
            <w:rFonts w:ascii="Arial" w:hAnsi="Arial" w:cs="Arial"/>
            <w:b/>
            <w:sz w:val="24"/>
            <w:szCs w:val="24"/>
          </w:rPr>
          <w:lastRenderedPageBreak/>
          <w:delText xml:space="preserve">Supplementary Figure </w:delText>
        </w:r>
        <w:r w:rsidDel="009F6CA9">
          <w:rPr>
            <w:rFonts w:ascii="Arial" w:hAnsi="Arial" w:cs="Arial"/>
            <w:b/>
            <w:sz w:val="24"/>
            <w:szCs w:val="24"/>
          </w:rPr>
          <w:delText xml:space="preserve">5. </w:delText>
        </w:r>
        <w:r w:rsidRPr="002B10CD" w:rsidDel="009F6CA9">
          <w:rPr>
            <w:rFonts w:ascii="Arial" w:hAnsi="Arial" w:cs="Arial"/>
            <w:b/>
            <w:sz w:val="24"/>
            <w:szCs w:val="24"/>
          </w:rPr>
          <w:delText xml:space="preserve">Quantile-quantile and Manhattan plots for </w:delText>
        </w:r>
        <w:r w:rsidDel="009F6CA9">
          <w:rPr>
            <w:rFonts w:ascii="Arial" w:hAnsi="Arial" w:cs="Arial"/>
            <w:b/>
            <w:sz w:val="24"/>
            <w:szCs w:val="24"/>
          </w:rPr>
          <w:delText xml:space="preserve">the LAM GWAS using </w:delText>
        </w:r>
        <w:r w:rsidRPr="002B10CD" w:rsidDel="009F6CA9">
          <w:rPr>
            <w:rFonts w:ascii="Arial" w:hAnsi="Arial" w:cs="Arial"/>
            <w:b/>
            <w:sz w:val="24"/>
            <w:szCs w:val="24"/>
          </w:rPr>
          <w:delText>the</w:delText>
        </w:r>
        <w:r w:rsidDel="009F6CA9">
          <w:rPr>
            <w:rFonts w:ascii="Arial" w:hAnsi="Arial" w:cs="Arial"/>
            <w:b/>
            <w:sz w:val="24"/>
            <w:szCs w:val="24"/>
          </w:rPr>
          <w:delText xml:space="preserve"> imputed data</w:delText>
        </w:r>
        <w:r w:rsidRPr="002B10CD" w:rsidDel="009F6CA9">
          <w:rPr>
            <w:rFonts w:ascii="Arial" w:hAnsi="Arial" w:cs="Arial"/>
            <w:b/>
            <w:sz w:val="24"/>
            <w:szCs w:val="24"/>
          </w:rPr>
          <w:delText>.</w:delText>
        </w:r>
        <w:r w:rsidRPr="002B10CD" w:rsidDel="009F6CA9">
          <w:rPr>
            <w:rFonts w:ascii="Arial" w:hAnsi="Arial" w:cs="Arial"/>
            <w:sz w:val="24"/>
            <w:szCs w:val="24"/>
          </w:rPr>
          <w:delText xml:space="preserve"> a</w:delText>
        </w:r>
        <w:r w:rsidDel="009F6CA9">
          <w:rPr>
            <w:rFonts w:ascii="Arial" w:hAnsi="Arial" w:cs="Arial"/>
            <w:sz w:val="24"/>
            <w:szCs w:val="24"/>
          </w:rPr>
          <w:delText>)</w:delText>
        </w:r>
        <w:r w:rsidRPr="002B10CD" w:rsidDel="009F6CA9">
          <w:rPr>
            <w:rFonts w:ascii="Arial" w:hAnsi="Arial" w:cs="Arial"/>
            <w:sz w:val="24"/>
            <w:szCs w:val="24"/>
          </w:rPr>
          <w:delText xml:space="preserve"> The observed distributions of P-values for </w:delText>
        </w:r>
        <w:r w:rsidR="00B70FC5" w:rsidDel="009F6CA9">
          <w:rPr>
            <w:rFonts w:ascii="Arial" w:hAnsi="Arial" w:cs="Arial"/>
            <w:sz w:val="24"/>
            <w:szCs w:val="24"/>
          </w:rPr>
          <w:delText>5,427,377</w:delText>
        </w:r>
        <w:r w:rsidRPr="002B10CD" w:rsidDel="009F6CA9">
          <w:rPr>
            <w:rFonts w:ascii="Arial" w:hAnsi="Arial" w:cs="Arial"/>
            <w:sz w:val="24"/>
            <w:szCs w:val="24"/>
          </w:rPr>
          <w:delText xml:space="preserve"> genotyped</w:delText>
        </w:r>
        <w:r w:rsidR="00B70FC5" w:rsidDel="009F6CA9">
          <w:rPr>
            <w:rFonts w:ascii="Arial" w:hAnsi="Arial" w:cs="Arial"/>
            <w:sz w:val="24"/>
            <w:szCs w:val="24"/>
          </w:rPr>
          <w:delText xml:space="preserve"> and imputed</w:delText>
        </w:r>
        <w:r w:rsidRPr="002B10CD" w:rsidDel="009F6CA9">
          <w:rPr>
            <w:rFonts w:ascii="Arial" w:hAnsi="Arial" w:cs="Arial"/>
            <w:sz w:val="24"/>
            <w:szCs w:val="24"/>
          </w:rPr>
          <w:delText xml:space="preserve"> SNPs are plotted relative to the expected (null) distribution for the Conditional logistic regression (CLR) analysis.</w:delText>
        </w:r>
        <w:r w:rsidR="00064147" w:rsidDel="009F6CA9">
          <w:rPr>
            <w:rFonts w:ascii="Arial" w:hAnsi="Arial" w:cs="Arial"/>
            <w:sz w:val="24"/>
            <w:szCs w:val="24"/>
          </w:rPr>
          <w:delText xml:space="preserve"> The genomic inflation factor </w:delText>
        </w:r>
        <w:r w:rsidR="00FB7B3C" w:rsidDel="009F6CA9">
          <w:rPr>
            <w:rFonts w:ascii="Arial" w:hAnsi="Arial" w:cs="Arial"/>
            <w:sz w:val="24"/>
            <w:szCs w:val="24"/>
          </w:rPr>
          <w:delText xml:space="preserve">was </w:delText>
        </w:r>
        <w:r w:rsidR="006972A8" w:rsidRPr="006972A8" w:rsidDel="009F6CA9">
          <w:rPr>
            <w:rFonts w:ascii="Arial" w:hAnsi="Arial" w:cs="Arial"/>
            <w:sz w:val="24"/>
            <w:szCs w:val="24"/>
          </w:rPr>
          <w:delText>1.025</w:delText>
        </w:r>
        <w:r w:rsidR="00FB7B3C" w:rsidDel="009F6CA9">
          <w:rPr>
            <w:rFonts w:ascii="Arial" w:hAnsi="Arial" w:cs="Arial"/>
            <w:sz w:val="24"/>
            <w:szCs w:val="24"/>
          </w:rPr>
          <w:delText>.</w:delText>
        </w:r>
        <w:r w:rsidDel="009F6CA9">
          <w:rPr>
            <w:rFonts w:ascii="Arial" w:hAnsi="Arial" w:cs="Arial"/>
            <w:sz w:val="24"/>
            <w:szCs w:val="24"/>
          </w:rPr>
          <w:delText xml:space="preserve"> </w:delText>
        </w:r>
        <w:r w:rsidRPr="002B10CD" w:rsidDel="009F6CA9">
          <w:rPr>
            <w:rFonts w:ascii="Arial" w:hAnsi="Arial" w:cs="Arial"/>
            <w:sz w:val="24"/>
            <w:szCs w:val="24"/>
          </w:rPr>
          <w:delText>b</w:delText>
        </w:r>
        <w:r w:rsidDel="009F6CA9">
          <w:rPr>
            <w:rFonts w:ascii="Arial" w:hAnsi="Arial" w:cs="Arial"/>
            <w:sz w:val="24"/>
            <w:szCs w:val="24"/>
          </w:rPr>
          <w:delText>)</w:delText>
        </w:r>
        <w:r w:rsidRPr="002B10CD" w:rsidDel="009F6CA9">
          <w:rPr>
            <w:rFonts w:ascii="Arial" w:hAnsi="Arial" w:cs="Arial"/>
            <w:sz w:val="24"/>
            <w:szCs w:val="24"/>
          </w:rPr>
          <w:delText xml:space="preserve"> Manhattan plot. Each dot represents the P-value of a single SNP, plotted on the genome scale at bottom. The Y-axis value is the negative logarithm of the P-value for association between each genotyped SNP and S-LAM. </w:delText>
        </w:r>
        <w:r w:rsidR="00191BAF" w:rsidDel="009F6CA9">
          <w:rPr>
            <w:rFonts w:ascii="Arial" w:hAnsi="Arial" w:cs="Arial"/>
            <w:sz w:val="24"/>
            <w:szCs w:val="24"/>
          </w:rPr>
          <w:delText>Eighteen</w:delText>
        </w:r>
        <w:r w:rsidRPr="002B10CD" w:rsidDel="009F6CA9">
          <w:rPr>
            <w:rFonts w:ascii="Arial" w:hAnsi="Arial" w:cs="Arial"/>
            <w:sz w:val="24"/>
            <w:szCs w:val="24"/>
          </w:rPr>
          <w:delText xml:space="preserve"> SNPs on 15q met genome-wide significance.</w:delText>
        </w:r>
      </w:del>
    </w:p>
    <w:p w14:paraId="7C92A858" w14:textId="730EF8AA" w:rsidR="002B10CD" w:rsidRDefault="002B10CD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del w:id="10" w:author="Wonji Kim" w:date="2019-03-11T21:43:00Z">
        <w:r w:rsidDel="009F6CA9">
          <w:rPr>
            <w:rFonts w:ascii="Arial" w:hAnsi="Arial" w:cs="Arial"/>
            <w:b/>
            <w:noProof/>
            <w:sz w:val="24"/>
            <w:szCs w:val="24"/>
          </w:rPr>
          <w:drawing>
            <wp:inline distT="0" distB="0" distL="0" distR="0" wp14:anchorId="0547DFFD" wp14:editId="61D4FAAE">
              <wp:extent cx="5745480" cy="5339725"/>
              <wp:effectExtent l="0" t="0" r="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Supp5_impute.png"/>
                      <pic:cNvPicPr/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45480" cy="53397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r>
        <w:rPr>
          <w:rFonts w:ascii="Arial" w:hAnsi="Arial" w:cs="Arial"/>
          <w:b/>
          <w:sz w:val="24"/>
          <w:szCs w:val="24"/>
        </w:rPr>
        <w:br w:type="page"/>
      </w:r>
    </w:p>
    <w:p w14:paraId="56DC0E3E" w14:textId="206694CF" w:rsidR="00A43AEA" w:rsidRPr="00275DFD" w:rsidRDefault="00EE6484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="00A43AEA" w:rsidRPr="00275DFD">
        <w:rPr>
          <w:rFonts w:ascii="Arial" w:hAnsi="Arial" w:cs="Arial"/>
          <w:b/>
          <w:sz w:val="24"/>
          <w:szCs w:val="24"/>
        </w:rPr>
        <w:t xml:space="preserve">Figure </w:t>
      </w:r>
      <w:ins w:id="11" w:author="Wonji Kim" w:date="2019-03-11T21:43:00Z">
        <w:r w:rsidR="009F6CA9">
          <w:rPr>
            <w:rFonts w:ascii="Arial" w:hAnsi="Arial" w:cs="Arial"/>
            <w:b/>
            <w:sz w:val="24"/>
            <w:szCs w:val="24"/>
          </w:rPr>
          <w:t>5</w:t>
        </w:r>
      </w:ins>
      <w:del w:id="12" w:author="Wonji Kim" w:date="2019-03-11T21:43:00Z">
        <w:r w:rsidR="00A15F8E" w:rsidDel="009F6CA9">
          <w:rPr>
            <w:rFonts w:ascii="Arial" w:hAnsi="Arial" w:cs="Arial"/>
            <w:b/>
            <w:sz w:val="24"/>
            <w:szCs w:val="24"/>
          </w:rPr>
          <w:delText>6</w:delText>
        </w:r>
      </w:del>
      <w:r w:rsidR="00A43AEA" w:rsidRPr="00275DFD">
        <w:rPr>
          <w:rFonts w:ascii="Arial" w:hAnsi="Arial" w:cs="Arial"/>
          <w:b/>
          <w:sz w:val="24"/>
          <w:szCs w:val="24"/>
        </w:rPr>
        <w:t xml:space="preserve">. Hi-C heatmap and TADs </w:t>
      </w:r>
      <w:r w:rsidR="00CA537B" w:rsidRPr="00275DFD">
        <w:rPr>
          <w:rFonts w:ascii="Arial" w:hAnsi="Arial" w:cs="Arial"/>
          <w:b/>
          <w:sz w:val="24"/>
          <w:szCs w:val="24"/>
        </w:rPr>
        <w:t xml:space="preserve">defined </w:t>
      </w:r>
      <w:r w:rsidR="00A43AEA" w:rsidRPr="00275DFD">
        <w:rPr>
          <w:rFonts w:ascii="Arial" w:hAnsi="Arial" w:cs="Arial"/>
          <w:b/>
          <w:sz w:val="24"/>
          <w:szCs w:val="24"/>
        </w:rPr>
        <w:t xml:space="preserve">in IMR90 </w:t>
      </w:r>
      <w:r w:rsidR="00CA537B" w:rsidRPr="00275DFD">
        <w:rPr>
          <w:rFonts w:ascii="Arial" w:hAnsi="Arial" w:cs="Arial"/>
          <w:b/>
          <w:sz w:val="24"/>
          <w:szCs w:val="24"/>
        </w:rPr>
        <w:t>cells</w:t>
      </w:r>
      <w:r w:rsidR="00D668FF" w:rsidRPr="00275DFD">
        <w:rPr>
          <w:rFonts w:ascii="Arial" w:hAnsi="Arial" w:cs="Arial"/>
          <w:b/>
          <w:sz w:val="24"/>
          <w:szCs w:val="24"/>
        </w:rPr>
        <w:t xml:space="preserve">. </w:t>
      </w:r>
      <w:r w:rsidR="005F74A1" w:rsidRPr="00275DFD">
        <w:rPr>
          <w:rFonts w:ascii="Arial" w:hAnsi="Arial" w:cs="Arial"/>
          <w:sz w:val="24"/>
          <w:szCs w:val="24"/>
        </w:rPr>
        <w:t>The heatmap shows the degree of physical interaction defined by Hi-C analysis for genomic region pairs from a 3Mb region of chromosome 15q. A deeper</w:t>
      </w:r>
      <w:r w:rsidR="00F8610E">
        <w:rPr>
          <w:rFonts w:ascii="Arial" w:hAnsi="Arial" w:cs="Arial"/>
          <w:sz w:val="24"/>
          <w:szCs w:val="24"/>
        </w:rPr>
        <w:t xml:space="preserve"> </w:t>
      </w:r>
      <w:r w:rsidR="005F74A1"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 w:rsidR="00C675F1">
        <w:rPr>
          <w:rFonts w:ascii="Arial" w:hAnsi="Arial" w:cs="Arial"/>
          <w:sz w:val="24"/>
          <w:szCs w:val="24"/>
        </w:rPr>
        <w:t xml:space="preserve">genomic </w:t>
      </w:r>
      <w:r w:rsidR="005F74A1"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="005F74A1" w:rsidRPr="00F8610E">
        <w:rPr>
          <w:rFonts w:ascii="Arial" w:hAnsi="Arial" w:cs="Arial"/>
          <w:sz w:val="24"/>
          <w:szCs w:val="24"/>
        </w:rPr>
        <w:t>probable</w:t>
      </w:r>
      <w:r w:rsidR="005F74A1"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 w:rsidR="00C675F1">
        <w:rPr>
          <w:rFonts w:ascii="Arial" w:hAnsi="Arial" w:cs="Arial"/>
          <w:sz w:val="24"/>
          <w:szCs w:val="24"/>
        </w:rPr>
        <w:t xml:space="preserve">shaded </w:t>
      </w:r>
      <w:r w:rsidR="00F8610E">
        <w:rPr>
          <w:rFonts w:ascii="Arial" w:hAnsi="Arial" w:cs="Arial"/>
          <w:sz w:val="24"/>
          <w:szCs w:val="24"/>
        </w:rPr>
        <w:t>regions</w:t>
      </w:r>
      <w:r w:rsidR="005F74A1" w:rsidRPr="00275DFD">
        <w:rPr>
          <w:rFonts w:ascii="Arial" w:hAnsi="Arial" w:cs="Arial"/>
          <w:sz w:val="24"/>
          <w:szCs w:val="24"/>
        </w:rPr>
        <w:t xml:space="preserve"> at bottom indicate the </w:t>
      </w:r>
      <w:r w:rsidR="00C675F1">
        <w:rPr>
          <w:rFonts w:ascii="Arial" w:hAnsi="Arial" w:cs="Arial"/>
          <w:sz w:val="24"/>
          <w:szCs w:val="24"/>
        </w:rPr>
        <w:t xml:space="preserve">genome wide significant </w:t>
      </w:r>
      <w:r w:rsidR="005F74A1" w:rsidRPr="00275DFD">
        <w:rPr>
          <w:rFonts w:ascii="Arial" w:hAnsi="Arial" w:cs="Arial"/>
          <w:sz w:val="24"/>
          <w:szCs w:val="24"/>
        </w:rPr>
        <w:t xml:space="preserve">SNP region (left) and </w:t>
      </w:r>
      <w:r w:rsidR="005F74A1" w:rsidRPr="00275DFD">
        <w:rPr>
          <w:rFonts w:ascii="Arial" w:hAnsi="Arial" w:cs="Arial"/>
          <w:i/>
          <w:sz w:val="24"/>
          <w:szCs w:val="24"/>
        </w:rPr>
        <w:t>NR2F2</w:t>
      </w:r>
      <w:r w:rsidR="005F74A1" w:rsidRPr="00275DFD">
        <w:rPr>
          <w:rFonts w:ascii="Arial" w:hAnsi="Arial" w:cs="Arial"/>
          <w:sz w:val="24"/>
          <w:szCs w:val="24"/>
        </w:rPr>
        <w:t xml:space="preserve"> (right). The </w:t>
      </w:r>
      <w:r w:rsidR="00F8610E">
        <w:rPr>
          <w:rFonts w:ascii="Arial" w:hAnsi="Arial" w:cs="Arial"/>
          <w:sz w:val="24"/>
          <w:szCs w:val="24"/>
        </w:rPr>
        <w:t>black</w:t>
      </w:r>
      <w:r w:rsidR="00C675F1">
        <w:rPr>
          <w:rFonts w:ascii="Arial" w:hAnsi="Arial" w:cs="Arial"/>
          <w:sz w:val="24"/>
          <w:szCs w:val="24"/>
        </w:rPr>
        <w:t xml:space="preserve"> </w:t>
      </w:r>
      <w:r w:rsidR="005F74A1" w:rsidRPr="00275DFD">
        <w:rPr>
          <w:rFonts w:ascii="Arial" w:hAnsi="Arial" w:cs="Arial"/>
          <w:sz w:val="24"/>
          <w:szCs w:val="24"/>
        </w:rPr>
        <w:t xml:space="preserve">circle reflects </w:t>
      </w:r>
      <w:r w:rsidR="00C675F1">
        <w:rPr>
          <w:rFonts w:ascii="Arial" w:hAnsi="Arial" w:cs="Arial"/>
          <w:sz w:val="24"/>
          <w:szCs w:val="24"/>
        </w:rPr>
        <w:t xml:space="preserve">the </w:t>
      </w:r>
      <w:r w:rsidR="005F74A1" w:rsidRPr="00275DFD">
        <w:rPr>
          <w:rFonts w:ascii="Arial" w:hAnsi="Arial" w:cs="Arial"/>
          <w:sz w:val="24"/>
          <w:szCs w:val="24"/>
        </w:rPr>
        <w:t>interaction</w:t>
      </w:r>
      <w:r w:rsidR="00C675F1">
        <w:rPr>
          <w:rFonts w:ascii="Arial" w:hAnsi="Arial" w:cs="Arial"/>
          <w:sz w:val="24"/>
          <w:szCs w:val="24"/>
        </w:rPr>
        <w:t xml:space="preserve"> point</w:t>
      </w:r>
      <w:r w:rsidR="005F74A1"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="005F74A1" w:rsidRPr="00275DFD">
        <w:rPr>
          <w:rFonts w:ascii="Arial" w:hAnsi="Arial" w:cs="Arial"/>
          <w:i/>
          <w:sz w:val="24"/>
          <w:szCs w:val="24"/>
        </w:rPr>
        <w:t>NR2F2.</w:t>
      </w:r>
    </w:p>
    <w:p w14:paraId="57FF436B" w14:textId="77777777" w:rsidR="00A43AEA" w:rsidRPr="00275DFD" w:rsidRDefault="00A43AEA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5CB2FB4" wp14:editId="4EF1D00D">
            <wp:extent cx="5759450" cy="302260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a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70"/>
                    <a:stretch/>
                  </pic:blipFill>
                  <pic:spPr bwMode="auto">
                    <a:xfrm>
                      <a:off x="0" y="0"/>
                      <a:ext cx="57594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A5355" w14:textId="77777777" w:rsidR="00A43AEA" w:rsidRPr="00275DFD" w:rsidRDefault="00A43AE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B165206" w14:textId="1A679734" w:rsidR="00C675F1" w:rsidRDefault="005D46CC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="00D96718" w:rsidRPr="00275DFD">
        <w:rPr>
          <w:rFonts w:ascii="Arial" w:hAnsi="Arial" w:cs="Arial"/>
          <w:b/>
          <w:sz w:val="24"/>
          <w:szCs w:val="24"/>
        </w:rPr>
        <w:t xml:space="preserve">Figure </w:t>
      </w:r>
      <w:ins w:id="13" w:author="Wonji Kim" w:date="2019-03-11T21:43:00Z">
        <w:r w:rsidR="009F6CA9">
          <w:rPr>
            <w:rFonts w:ascii="Arial" w:hAnsi="Arial" w:cs="Arial"/>
            <w:b/>
            <w:sz w:val="24"/>
            <w:szCs w:val="24"/>
          </w:rPr>
          <w:t>6</w:t>
        </w:r>
      </w:ins>
      <w:del w:id="14" w:author="Wonji Kim" w:date="2019-03-11T21:43:00Z">
        <w:r w:rsidR="00A15F8E" w:rsidDel="009F6CA9">
          <w:rPr>
            <w:rFonts w:ascii="Arial" w:hAnsi="Arial" w:cs="Arial"/>
            <w:b/>
            <w:sz w:val="24"/>
            <w:szCs w:val="24"/>
          </w:rPr>
          <w:delText>7</w:delText>
        </w:r>
      </w:del>
      <w:r w:rsidR="00D96718" w:rsidRPr="00275DFD">
        <w:rPr>
          <w:rFonts w:ascii="Arial" w:hAnsi="Arial" w:cs="Arial"/>
          <w:b/>
          <w:sz w:val="24"/>
          <w:szCs w:val="24"/>
        </w:rPr>
        <w:t xml:space="preserve">. </w:t>
      </w:r>
      <w:r w:rsidR="00CA537B" w:rsidRPr="00275DFD">
        <w:rPr>
          <w:rFonts w:ascii="Arial" w:hAnsi="Arial" w:cs="Arial"/>
          <w:b/>
          <w:sz w:val="24"/>
          <w:szCs w:val="24"/>
        </w:rPr>
        <w:t xml:space="preserve">Hi-C heatmap and TADs defined in lung tissue. </w:t>
      </w:r>
    </w:p>
    <w:p w14:paraId="196CE189" w14:textId="0115146C" w:rsidR="00F8610E" w:rsidRPr="00275DFD" w:rsidRDefault="00F8610E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The heatmap shows the degree of physical interaction defined by Hi-C analysis for genomic region pairs from a 3Mb region of chromosome 15q. A deeper</w:t>
      </w:r>
      <w:r>
        <w:rPr>
          <w:rFonts w:ascii="Arial" w:hAnsi="Arial" w:cs="Arial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>
        <w:rPr>
          <w:rFonts w:ascii="Arial" w:hAnsi="Arial" w:cs="Arial"/>
          <w:sz w:val="24"/>
          <w:szCs w:val="24"/>
        </w:rPr>
        <w:t xml:space="preserve">genomic </w:t>
      </w:r>
      <w:r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Pr="00F8610E">
        <w:rPr>
          <w:rFonts w:ascii="Arial" w:hAnsi="Arial" w:cs="Arial"/>
          <w:sz w:val="24"/>
          <w:szCs w:val="24"/>
        </w:rPr>
        <w:t>probable</w:t>
      </w:r>
      <w:r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>
        <w:rPr>
          <w:rFonts w:ascii="Arial" w:hAnsi="Arial" w:cs="Arial"/>
          <w:sz w:val="24"/>
          <w:szCs w:val="24"/>
        </w:rPr>
        <w:t>shaded regions</w:t>
      </w:r>
      <w:r w:rsidRPr="00275DFD">
        <w:rPr>
          <w:rFonts w:ascii="Arial" w:hAnsi="Arial" w:cs="Arial"/>
          <w:sz w:val="24"/>
          <w:szCs w:val="24"/>
        </w:rPr>
        <w:t xml:space="preserve"> at bottom indicate the </w:t>
      </w:r>
      <w:r>
        <w:rPr>
          <w:rFonts w:ascii="Arial" w:hAnsi="Arial" w:cs="Arial"/>
          <w:sz w:val="24"/>
          <w:szCs w:val="24"/>
        </w:rPr>
        <w:t xml:space="preserve">genome wide significant </w:t>
      </w:r>
      <w:r w:rsidRPr="00275DFD">
        <w:rPr>
          <w:rFonts w:ascii="Arial" w:hAnsi="Arial" w:cs="Arial"/>
          <w:sz w:val="24"/>
          <w:szCs w:val="24"/>
        </w:rPr>
        <w:t xml:space="preserve">SNP region (left) and </w:t>
      </w:r>
      <w:r w:rsidRPr="00275DFD">
        <w:rPr>
          <w:rFonts w:ascii="Arial" w:hAnsi="Arial" w:cs="Arial"/>
          <w:i/>
          <w:sz w:val="24"/>
          <w:szCs w:val="24"/>
        </w:rPr>
        <w:t>NR2F2</w:t>
      </w:r>
      <w:r w:rsidRPr="00275DFD">
        <w:rPr>
          <w:rFonts w:ascii="Arial" w:hAnsi="Arial" w:cs="Arial"/>
          <w:sz w:val="24"/>
          <w:szCs w:val="24"/>
        </w:rPr>
        <w:t xml:space="preserve"> (right). The </w:t>
      </w:r>
      <w:r>
        <w:rPr>
          <w:rFonts w:ascii="Arial" w:hAnsi="Arial" w:cs="Arial"/>
          <w:sz w:val="24"/>
          <w:szCs w:val="24"/>
        </w:rPr>
        <w:t xml:space="preserve">black </w:t>
      </w:r>
      <w:r w:rsidRPr="00275DFD">
        <w:rPr>
          <w:rFonts w:ascii="Arial" w:hAnsi="Arial" w:cs="Arial"/>
          <w:sz w:val="24"/>
          <w:szCs w:val="24"/>
        </w:rPr>
        <w:t xml:space="preserve">circle reflects </w:t>
      </w:r>
      <w:r>
        <w:rPr>
          <w:rFonts w:ascii="Arial" w:hAnsi="Arial" w:cs="Arial"/>
          <w:sz w:val="24"/>
          <w:szCs w:val="24"/>
        </w:rPr>
        <w:t xml:space="preserve">the </w:t>
      </w:r>
      <w:r w:rsidRPr="00275DFD">
        <w:rPr>
          <w:rFonts w:ascii="Arial" w:hAnsi="Arial" w:cs="Arial"/>
          <w:sz w:val="24"/>
          <w:szCs w:val="24"/>
        </w:rPr>
        <w:t>interaction</w:t>
      </w:r>
      <w:r>
        <w:rPr>
          <w:rFonts w:ascii="Arial" w:hAnsi="Arial" w:cs="Arial"/>
          <w:sz w:val="24"/>
          <w:szCs w:val="24"/>
        </w:rPr>
        <w:t xml:space="preserve"> point</w:t>
      </w:r>
      <w:r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Pr="00275DFD">
        <w:rPr>
          <w:rFonts w:ascii="Arial" w:hAnsi="Arial" w:cs="Arial"/>
          <w:i/>
          <w:sz w:val="24"/>
          <w:szCs w:val="24"/>
        </w:rPr>
        <w:t>NR2F2.</w:t>
      </w:r>
    </w:p>
    <w:p w14:paraId="75455E7A" w14:textId="5DF503BF" w:rsidR="00D96718" w:rsidRPr="00275DFD" w:rsidRDefault="00D96718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DC75D63" wp14:editId="54567090">
            <wp:extent cx="5759450" cy="298873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b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27"/>
                    <a:stretch/>
                  </pic:blipFill>
                  <pic:spPr bwMode="auto">
                    <a:xfrm>
                      <a:off x="0" y="0"/>
                      <a:ext cx="5759450" cy="298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66C81" w14:textId="77777777" w:rsidR="00D96718" w:rsidRPr="00275DFD" w:rsidRDefault="00D96718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5BD3FD9" w14:textId="77777777" w:rsidR="00D96718" w:rsidRPr="00275DFD" w:rsidRDefault="00D96718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p w14:paraId="54DE2B4A" w14:textId="13205CBE" w:rsidR="00C675F1" w:rsidRPr="00F8610E" w:rsidRDefault="00083488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t xml:space="preserve">Supplementary Figure </w:t>
      </w:r>
      <w:ins w:id="15" w:author="Wonji Kim" w:date="2019-03-11T21:43:00Z">
        <w:r w:rsidR="009F6CA9">
          <w:rPr>
            <w:rFonts w:ascii="Arial" w:hAnsi="Arial" w:cs="Arial"/>
            <w:b/>
            <w:sz w:val="24"/>
            <w:szCs w:val="24"/>
          </w:rPr>
          <w:t>7</w:t>
        </w:r>
      </w:ins>
      <w:del w:id="16" w:author="Wonji Kim" w:date="2019-03-11T21:43:00Z">
        <w:r w:rsidR="00A15F8E" w:rsidDel="009F6CA9">
          <w:rPr>
            <w:rFonts w:ascii="Arial" w:hAnsi="Arial" w:cs="Arial"/>
            <w:b/>
            <w:sz w:val="24"/>
            <w:szCs w:val="24"/>
          </w:rPr>
          <w:delText>8</w:delText>
        </w:r>
      </w:del>
      <w:r w:rsidR="00535480" w:rsidRPr="00275DFD">
        <w:rPr>
          <w:rFonts w:ascii="Arial" w:hAnsi="Arial" w:cs="Arial"/>
          <w:b/>
          <w:sz w:val="24"/>
          <w:szCs w:val="24"/>
        </w:rPr>
        <w:t xml:space="preserve">. </w:t>
      </w:r>
      <w:r w:rsidR="0095221A" w:rsidRPr="00275DFD">
        <w:rPr>
          <w:rFonts w:ascii="Arial" w:hAnsi="Arial" w:cs="Arial"/>
          <w:b/>
          <w:sz w:val="24"/>
          <w:szCs w:val="24"/>
        </w:rPr>
        <w:t xml:space="preserve">Hi-C heatmap and TADs defined </w:t>
      </w:r>
      <w:r w:rsidR="0095221A" w:rsidRPr="00F8610E">
        <w:rPr>
          <w:rFonts w:ascii="Arial" w:hAnsi="Arial" w:cs="Arial"/>
          <w:b/>
          <w:sz w:val="24"/>
          <w:szCs w:val="24"/>
        </w:rPr>
        <w:t xml:space="preserve">in </w:t>
      </w:r>
      <w:r w:rsidR="00C76EED" w:rsidRPr="00F8610E"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</w:rPr>
        <w:t xml:space="preserve">H1 derived mesenchymal stem cells </w:t>
      </w:r>
      <w:r w:rsidR="00C76EED" w:rsidRPr="00F8610E">
        <w:rPr>
          <w:rFonts w:ascii="Arial" w:hAnsi="Arial" w:cs="Arial"/>
          <w:b/>
          <w:color w:val="000000" w:themeColor="text1"/>
          <w:sz w:val="24"/>
          <w:szCs w:val="24"/>
        </w:rPr>
        <w:t>(h1-</w:t>
      </w:r>
      <w:r w:rsidR="0095221A" w:rsidRPr="00F8610E">
        <w:rPr>
          <w:rFonts w:ascii="Arial" w:hAnsi="Arial" w:cs="Arial"/>
          <w:b/>
          <w:color w:val="000000" w:themeColor="text1"/>
          <w:sz w:val="24"/>
          <w:szCs w:val="24"/>
        </w:rPr>
        <w:t>MSC</w:t>
      </w:r>
      <w:r w:rsidR="00C76EED" w:rsidRPr="00F8610E">
        <w:rPr>
          <w:rFonts w:ascii="Arial" w:hAnsi="Arial" w:cs="Arial"/>
          <w:b/>
          <w:color w:val="000000" w:themeColor="text1"/>
          <w:sz w:val="24"/>
          <w:szCs w:val="24"/>
        </w:rPr>
        <w:t>)</w:t>
      </w:r>
      <w:r w:rsidR="0095221A" w:rsidRPr="00F8610E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95221A" w:rsidRPr="00F8610E">
        <w:rPr>
          <w:rFonts w:ascii="Arial" w:hAnsi="Arial" w:cs="Arial"/>
          <w:b/>
          <w:sz w:val="24"/>
          <w:szCs w:val="24"/>
        </w:rPr>
        <w:t xml:space="preserve">cells. </w:t>
      </w:r>
    </w:p>
    <w:p w14:paraId="2A40FC6A" w14:textId="77777777" w:rsidR="0054440C" w:rsidRDefault="00F8610E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i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The heatmap shows the degree of physical interaction defined by Hi-C analysis for genomic region pairs from a 3Mb region of chromosome 15q. A deeper</w:t>
      </w:r>
      <w:r>
        <w:rPr>
          <w:rFonts w:ascii="Arial" w:hAnsi="Arial" w:cs="Arial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>
        <w:rPr>
          <w:rFonts w:ascii="Arial" w:hAnsi="Arial" w:cs="Arial"/>
          <w:sz w:val="24"/>
          <w:szCs w:val="24"/>
        </w:rPr>
        <w:t xml:space="preserve">genomic </w:t>
      </w:r>
      <w:r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Pr="00F8610E">
        <w:rPr>
          <w:rFonts w:ascii="Arial" w:hAnsi="Arial" w:cs="Arial"/>
          <w:sz w:val="24"/>
          <w:szCs w:val="24"/>
        </w:rPr>
        <w:t>probable</w:t>
      </w:r>
      <w:r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>
        <w:rPr>
          <w:rFonts w:ascii="Arial" w:hAnsi="Arial" w:cs="Arial"/>
          <w:sz w:val="24"/>
          <w:szCs w:val="24"/>
        </w:rPr>
        <w:t>shaded regions</w:t>
      </w:r>
      <w:r w:rsidRPr="00275DFD">
        <w:rPr>
          <w:rFonts w:ascii="Arial" w:hAnsi="Arial" w:cs="Arial"/>
          <w:sz w:val="24"/>
          <w:szCs w:val="24"/>
        </w:rPr>
        <w:t xml:space="preserve"> at bottom indicate the </w:t>
      </w:r>
      <w:r>
        <w:rPr>
          <w:rFonts w:ascii="Arial" w:hAnsi="Arial" w:cs="Arial"/>
          <w:sz w:val="24"/>
          <w:szCs w:val="24"/>
        </w:rPr>
        <w:t xml:space="preserve">genome wide significant </w:t>
      </w:r>
      <w:r w:rsidRPr="00275DFD">
        <w:rPr>
          <w:rFonts w:ascii="Arial" w:hAnsi="Arial" w:cs="Arial"/>
          <w:sz w:val="24"/>
          <w:szCs w:val="24"/>
        </w:rPr>
        <w:t xml:space="preserve">SNP region (left) and </w:t>
      </w:r>
      <w:r w:rsidRPr="00275DFD">
        <w:rPr>
          <w:rFonts w:ascii="Arial" w:hAnsi="Arial" w:cs="Arial"/>
          <w:i/>
          <w:sz w:val="24"/>
          <w:szCs w:val="24"/>
        </w:rPr>
        <w:t>NR2F2</w:t>
      </w:r>
      <w:r w:rsidRPr="00275DFD">
        <w:rPr>
          <w:rFonts w:ascii="Arial" w:hAnsi="Arial" w:cs="Arial"/>
          <w:sz w:val="24"/>
          <w:szCs w:val="24"/>
        </w:rPr>
        <w:t xml:space="preserve"> (right). The </w:t>
      </w:r>
      <w:r>
        <w:rPr>
          <w:rFonts w:ascii="Arial" w:hAnsi="Arial" w:cs="Arial"/>
          <w:sz w:val="24"/>
          <w:szCs w:val="24"/>
        </w:rPr>
        <w:t xml:space="preserve">black </w:t>
      </w:r>
      <w:r w:rsidRPr="00275DFD">
        <w:rPr>
          <w:rFonts w:ascii="Arial" w:hAnsi="Arial" w:cs="Arial"/>
          <w:sz w:val="24"/>
          <w:szCs w:val="24"/>
        </w:rPr>
        <w:t xml:space="preserve">circle reflects </w:t>
      </w:r>
      <w:r>
        <w:rPr>
          <w:rFonts w:ascii="Arial" w:hAnsi="Arial" w:cs="Arial"/>
          <w:sz w:val="24"/>
          <w:szCs w:val="24"/>
        </w:rPr>
        <w:t xml:space="preserve">the </w:t>
      </w:r>
      <w:r w:rsidRPr="00275DFD">
        <w:rPr>
          <w:rFonts w:ascii="Arial" w:hAnsi="Arial" w:cs="Arial"/>
          <w:sz w:val="24"/>
          <w:szCs w:val="24"/>
        </w:rPr>
        <w:t>interaction</w:t>
      </w:r>
      <w:r>
        <w:rPr>
          <w:rFonts w:ascii="Arial" w:hAnsi="Arial" w:cs="Arial"/>
          <w:sz w:val="24"/>
          <w:szCs w:val="24"/>
        </w:rPr>
        <w:t xml:space="preserve"> point</w:t>
      </w:r>
      <w:r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Pr="00275DFD">
        <w:rPr>
          <w:rFonts w:ascii="Arial" w:hAnsi="Arial" w:cs="Arial"/>
          <w:i/>
          <w:sz w:val="24"/>
          <w:szCs w:val="24"/>
        </w:rPr>
        <w:t>NR2F2.</w:t>
      </w:r>
    </w:p>
    <w:p w14:paraId="73CECB4F" w14:textId="66C83909" w:rsidR="00D96718" w:rsidRPr="00275DFD" w:rsidRDefault="00D96718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32916BD" wp14:editId="2A59FCA5">
            <wp:extent cx="5759450" cy="298873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7a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35"/>
                    <a:stretch/>
                  </pic:blipFill>
                  <pic:spPr bwMode="auto">
                    <a:xfrm>
                      <a:off x="0" y="0"/>
                      <a:ext cx="5759450" cy="2988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2D356786" w14:textId="5B929700" w:rsidR="00C675F1" w:rsidRPr="00275DFD" w:rsidRDefault="005D46CC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ins w:id="17" w:author="Wonji Kim" w:date="2019-03-11T21:43:00Z">
        <w:r w:rsidR="009F6CA9">
          <w:rPr>
            <w:rFonts w:ascii="Arial" w:hAnsi="Arial" w:cs="Arial"/>
            <w:b/>
            <w:sz w:val="24"/>
            <w:szCs w:val="24"/>
          </w:rPr>
          <w:t>8</w:t>
        </w:r>
      </w:ins>
      <w:del w:id="18" w:author="Wonji Kim" w:date="2019-03-11T21:43:00Z">
        <w:r w:rsidR="00A15F8E" w:rsidDel="009F6CA9">
          <w:rPr>
            <w:rFonts w:ascii="Arial" w:hAnsi="Arial" w:cs="Arial"/>
            <w:b/>
            <w:sz w:val="24"/>
            <w:szCs w:val="24"/>
          </w:rPr>
          <w:delText>9</w:delText>
        </w:r>
      </w:del>
      <w:r w:rsidRPr="00275DFD">
        <w:rPr>
          <w:rFonts w:ascii="Arial" w:hAnsi="Arial" w:cs="Arial"/>
          <w:b/>
          <w:sz w:val="24"/>
          <w:szCs w:val="24"/>
        </w:rPr>
        <w:t>.</w:t>
      </w:r>
      <w:r w:rsidR="00D96718" w:rsidRPr="00275DFD">
        <w:rPr>
          <w:rFonts w:ascii="Arial" w:hAnsi="Arial" w:cs="Arial"/>
          <w:b/>
          <w:sz w:val="24"/>
          <w:szCs w:val="24"/>
        </w:rPr>
        <w:t xml:space="preserve"> </w:t>
      </w:r>
      <w:r w:rsidR="0095221A" w:rsidRPr="00275DFD">
        <w:rPr>
          <w:rFonts w:ascii="Arial" w:hAnsi="Arial" w:cs="Arial"/>
          <w:b/>
          <w:sz w:val="24"/>
          <w:szCs w:val="24"/>
        </w:rPr>
        <w:t xml:space="preserve">Hi-C heatmap and TADs defined in HUVEC cells. </w:t>
      </w:r>
    </w:p>
    <w:p w14:paraId="63958F3A" w14:textId="77777777" w:rsidR="0054440C" w:rsidRDefault="00F8610E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i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The heatmap shows the degree of physical interaction defined by Hi-C analysis for genomic region pairs from a 3Mb region of chromosome 15q. A deeper</w:t>
      </w:r>
      <w:r>
        <w:rPr>
          <w:rFonts w:ascii="Arial" w:hAnsi="Arial" w:cs="Arial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>
        <w:rPr>
          <w:rFonts w:ascii="Arial" w:hAnsi="Arial" w:cs="Arial"/>
          <w:sz w:val="24"/>
          <w:szCs w:val="24"/>
        </w:rPr>
        <w:t xml:space="preserve">genomic </w:t>
      </w:r>
      <w:r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Pr="00F8610E">
        <w:rPr>
          <w:rFonts w:ascii="Arial" w:hAnsi="Arial" w:cs="Arial"/>
          <w:sz w:val="24"/>
          <w:szCs w:val="24"/>
        </w:rPr>
        <w:t>probable</w:t>
      </w:r>
      <w:r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>
        <w:rPr>
          <w:rFonts w:ascii="Arial" w:hAnsi="Arial" w:cs="Arial"/>
          <w:sz w:val="24"/>
          <w:szCs w:val="24"/>
        </w:rPr>
        <w:t>shaded regions</w:t>
      </w:r>
      <w:r w:rsidRPr="00275DFD">
        <w:rPr>
          <w:rFonts w:ascii="Arial" w:hAnsi="Arial" w:cs="Arial"/>
          <w:sz w:val="24"/>
          <w:szCs w:val="24"/>
        </w:rPr>
        <w:t xml:space="preserve"> at bottom indicate the </w:t>
      </w:r>
      <w:r>
        <w:rPr>
          <w:rFonts w:ascii="Arial" w:hAnsi="Arial" w:cs="Arial"/>
          <w:sz w:val="24"/>
          <w:szCs w:val="24"/>
        </w:rPr>
        <w:t xml:space="preserve">genome wide significant </w:t>
      </w:r>
      <w:r w:rsidRPr="00275DFD">
        <w:rPr>
          <w:rFonts w:ascii="Arial" w:hAnsi="Arial" w:cs="Arial"/>
          <w:sz w:val="24"/>
          <w:szCs w:val="24"/>
        </w:rPr>
        <w:t xml:space="preserve">SNP region (left) and </w:t>
      </w:r>
      <w:r w:rsidRPr="00275DFD">
        <w:rPr>
          <w:rFonts w:ascii="Arial" w:hAnsi="Arial" w:cs="Arial"/>
          <w:i/>
          <w:sz w:val="24"/>
          <w:szCs w:val="24"/>
        </w:rPr>
        <w:t>NR2F2</w:t>
      </w:r>
      <w:r w:rsidRPr="00275DFD">
        <w:rPr>
          <w:rFonts w:ascii="Arial" w:hAnsi="Arial" w:cs="Arial"/>
          <w:sz w:val="24"/>
          <w:szCs w:val="24"/>
        </w:rPr>
        <w:t xml:space="preserve"> (right). The </w:t>
      </w:r>
      <w:r>
        <w:rPr>
          <w:rFonts w:ascii="Arial" w:hAnsi="Arial" w:cs="Arial"/>
          <w:sz w:val="24"/>
          <w:szCs w:val="24"/>
        </w:rPr>
        <w:t xml:space="preserve">black </w:t>
      </w:r>
      <w:r w:rsidRPr="00275DFD">
        <w:rPr>
          <w:rFonts w:ascii="Arial" w:hAnsi="Arial" w:cs="Arial"/>
          <w:sz w:val="24"/>
          <w:szCs w:val="24"/>
        </w:rPr>
        <w:t xml:space="preserve">circle reflects </w:t>
      </w:r>
      <w:r>
        <w:rPr>
          <w:rFonts w:ascii="Arial" w:hAnsi="Arial" w:cs="Arial"/>
          <w:sz w:val="24"/>
          <w:szCs w:val="24"/>
        </w:rPr>
        <w:t xml:space="preserve">the </w:t>
      </w:r>
      <w:r w:rsidRPr="00275DFD">
        <w:rPr>
          <w:rFonts w:ascii="Arial" w:hAnsi="Arial" w:cs="Arial"/>
          <w:sz w:val="24"/>
          <w:szCs w:val="24"/>
        </w:rPr>
        <w:t>interaction</w:t>
      </w:r>
      <w:r>
        <w:rPr>
          <w:rFonts w:ascii="Arial" w:hAnsi="Arial" w:cs="Arial"/>
          <w:sz w:val="24"/>
          <w:szCs w:val="24"/>
        </w:rPr>
        <w:t xml:space="preserve"> point</w:t>
      </w:r>
      <w:r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Pr="00275DFD">
        <w:rPr>
          <w:rFonts w:ascii="Arial" w:hAnsi="Arial" w:cs="Arial"/>
          <w:i/>
          <w:sz w:val="24"/>
          <w:szCs w:val="24"/>
        </w:rPr>
        <w:t>NR2F2.</w:t>
      </w:r>
    </w:p>
    <w:p w14:paraId="513D2A16" w14:textId="1A2048CD" w:rsidR="00D96718" w:rsidRPr="00172784" w:rsidRDefault="00D96718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93E1151" wp14:editId="3D2B464A">
            <wp:extent cx="5759450" cy="3022600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7b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81"/>
                    <a:stretch/>
                  </pic:blipFill>
                  <pic:spPr bwMode="auto">
                    <a:xfrm>
                      <a:off x="0" y="0"/>
                      <a:ext cx="57594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4814F" w14:textId="45F79FD2" w:rsidR="00A15F8E" w:rsidRDefault="00A15F8E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sectPr w:rsidR="00A15F8E" w:rsidSect="005940CE">
      <w:pgSz w:w="11906" w:h="16838"/>
      <w:pgMar w:top="1418" w:right="1418" w:bottom="1418" w:left="1440" w:header="851" w:footer="992" w:gutter="0"/>
      <w:cols w:space="425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48477C6" w16cid:durableId="1FFDA1E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E1E520" w14:textId="77777777" w:rsidR="004E67E4" w:rsidRDefault="004E67E4" w:rsidP="001203B9">
      <w:pPr>
        <w:spacing w:after="0" w:line="240" w:lineRule="auto"/>
      </w:pPr>
      <w:r>
        <w:separator/>
      </w:r>
    </w:p>
  </w:endnote>
  <w:endnote w:type="continuationSeparator" w:id="0">
    <w:p w14:paraId="5550E674" w14:textId="77777777" w:rsidR="004E67E4" w:rsidRDefault="004E67E4" w:rsidP="001203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D0E6CB" w14:textId="77777777" w:rsidR="004E67E4" w:rsidRDefault="004E67E4" w:rsidP="001203B9">
      <w:pPr>
        <w:spacing w:after="0" w:line="240" w:lineRule="auto"/>
      </w:pPr>
      <w:r>
        <w:separator/>
      </w:r>
    </w:p>
  </w:footnote>
  <w:footnote w:type="continuationSeparator" w:id="0">
    <w:p w14:paraId="30C5BB4C" w14:textId="77777777" w:rsidR="004E67E4" w:rsidRDefault="004E67E4" w:rsidP="001203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22416B"/>
    <w:multiLevelType w:val="hybridMultilevel"/>
    <w:tmpl w:val="A5986834"/>
    <w:lvl w:ilvl="0" w:tplc="CAB40B44">
      <w:start w:val="1"/>
      <w:numFmt w:val="upp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Wonji Kim">
    <w15:presenceInfo w15:providerId="None" w15:userId="Wonji Ki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</w:docVars>
  <w:rsids>
    <w:rsidRoot w:val="00D96718"/>
    <w:rsid w:val="00001322"/>
    <w:rsid w:val="000056C2"/>
    <w:rsid w:val="0001040C"/>
    <w:rsid w:val="000111CF"/>
    <w:rsid w:val="00011C72"/>
    <w:rsid w:val="000127B5"/>
    <w:rsid w:val="00017C5B"/>
    <w:rsid w:val="0002422F"/>
    <w:rsid w:val="00025E65"/>
    <w:rsid w:val="00026C7E"/>
    <w:rsid w:val="00031C7C"/>
    <w:rsid w:val="00031F51"/>
    <w:rsid w:val="0003587B"/>
    <w:rsid w:val="0003628F"/>
    <w:rsid w:val="00040782"/>
    <w:rsid w:val="000419A6"/>
    <w:rsid w:val="00041C1C"/>
    <w:rsid w:val="00041ED6"/>
    <w:rsid w:val="00042CA6"/>
    <w:rsid w:val="00043279"/>
    <w:rsid w:val="00051793"/>
    <w:rsid w:val="00051E98"/>
    <w:rsid w:val="0005230A"/>
    <w:rsid w:val="0005272B"/>
    <w:rsid w:val="00053357"/>
    <w:rsid w:val="00053BF4"/>
    <w:rsid w:val="00060949"/>
    <w:rsid w:val="00061F2A"/>
    <w:rsid w:val="000635DE"/>
    <w:rsid w:val="00063B7F"/>
    <w:rsid w:val="00064147"/>
    <w:rsid w:val="00065C53"/>
    <w:rsid w:val="00067CCC"/>
    <w:rsid w:val="0007074C"/>
    <w:rsid w:val="000709B2"/>
    <w:rsid w:val="00072C80"/>
    <w:rsid w:val="0008126E"/>
    <w:rsid w:val="00081B26"/>
    <w:rsid w:val="00083488"/>
    <w:rsid w:val="00084539"/>
    <w:rsid w:val="0008732A"/>
    <w:rsid w:val="0008771B"/>
    <w:rsid w:val="000915C5"/>
    <w:rsid w:val="000954A5"/>
    <w:rsid w:val="00095E60"/>
    <w:rsid w:val="0009701E"/>
    <w:rsid w:val="000972DE"/>
    <w:rsid w:val="000A2ACE"/>
    <w:rsid w:val="000A4D67"/>
    <w:rsid w:val="000A650C"/>
    <w:rsid w:val="000B157E"/>
    <w:rsid w:val="000B4231"/>
    <w:rsid w:val="000B75F1"/>
    <w:rsid w:val="000C16B1"/>
    <w:rsid w:val="000C4087"/>
    <w:rsid w:val="000C70B3"/>
    <w:rsid w:val="000C7998"/>
    <w:rsid w:val="000D12C6"/>
    <w:rsid w:val="000D1E48"/>
    <w:rsid w:val="000D386B"/>
    <w:rsid w:val="000D647E"/>
    <w:rsid w:val="000D72DA"/>
    <w:rsid w:val="000D733C"/>
    <w:rsid w:val="000E2651"/>
    <w:rsid w:val="000E2F7F"/>
    <w:rsid w:val="000F0813"/>
    <w:rsid w:val="000F5CB8"/>
    <w:rsid w:val="000F66B3"/>
    <w:rsid w:val="000F6C5A"/>
    <w:rsid w:val="000F71AE"/>
    <w:rsid w:val="000F7574"/>
    <w:rsid w:val="00100FC0"/>
    <w:rsid w:val="00101C6D"/>
    <w:rsid w:val="0010611B"/>
    <w:rsid w:val="001113E8"/>
    <w:rsid w:val="001161B4"/>
    <w:rsid w:val="001203B9"/>
    <w:rsid w:val="00125E41"/>
    <w:rsid w:val="0012626C"/>
    <w:rsid w:val="001263FD"/>
    <w:rsid w:val="001401C1"/>
    <w:rsid w:val="00145B01"/>
    <w:rsid w:val="001509B5"/>
    <w:rsid w:val="00150BDC"/>
    <w:rsid w:val="001531AD"/>
    <w:rsid w:val="00153747"/>
    <w:rsid w:val="00155831"/>
    <w:rsid w:val="00155FA4"/>
    <w:rsid w:val="00161DE3"/>
    <w:rsid w:val="00161E54"/>
    <w:rsid w:val="0016646F"/>
    <w:rsid w:val="00166697"/>
    <w:rsid w:val="00170AD9"/>
    <w:rsid w:val="00170E41"/>
    <w:rsid w:val="001711AF"/>
    <w:rsid w:val="0017150E"/>
    <w:rsid w:val="001717B3"/>
    <w:rsid w:val="00172784"/>
    <w:rsid w:val="0017382C"/>
    <w:rsid w:val="00176C0C"/>
    <w:rsid w:val="00176F3F"/>
    <w:rsid w:val="001857A3"/>
    <w:rsid w:val="00186BEF"/>
    <w:rsid w:val="00186D5C"/>
    <w:rsid w:val="00186F26"/>
    <w:rsid w:val="00187540"/>
    <w:rsid w:val="0019100E"/>
    <w:rsid w:val="00191BAF"/>
    <w:rsid w:val="001936C0"/>
    <w:rsid w:val="00196E42"/>
    <w:rsid w:val="00197D35"/>
    <w:rsid w:val="001A0B0F"/>
    <w:rsid w:val="001A0D12"/>
    <w:rsid w:val="001A5296"/>
    <w:rsid w:val="001B11AA"/>
    <w:rsid w:val="001C4154"/>
    <w:rsid w:val="001C6373"/>
    <w:rsid w:val="001C6F8A"/>
    <w:rsid w:val="001C779B"/>
    <w:rsid w:val="001D0F5F"/>
    <w:rsid w:val="001D108C"/>
    <w:rsid w:val="001D3B5B"/>
    <w:rsid w:val="001D42FC"/>
    <w:rsid w:val="001E36EA"/>
    <w:rsid w:val="001E476D"/>
    <w:rsid w:val="001E665C"/>
    <w:rsid w:val="001F0868"/>
    <w:rsid w:val="001F1B78"/>
    <w:rsid w:val="001F2247"/>
    <w:rsid w:val="001F23F4"/>
    <w:rsid w:val="001F48E2"/>
    <w:rsid w:val="001F5C37"/>
    <w:rsid w:val="001F6747"/>
    <w:rsid w:val="001F7BAF"/>
    <w:rsid w:val="00202502"/>
    <w:rsid w:val="00202D6A"/>
    <w:rsid w:val="002045DC"/>
    <w:rsid w:val="00204D04"/>
    <w:rsid w:val="0021289C"/>
    <w:rsid w:val="00213696"/>
    <w:rsid w:val="00214C77"/>
    <w:rsid w:val="0021525E"/>
    <w:rsid w:val="00222023"/>
    <w:rsid w:val="00222FED"/>
    <w:rsid w:val="00224E0C"/>
    <w:rsid w:val="00225459"/>
    <w:rsid w:val="0022756A"/>
    <w:rsid w:val="00230C45"/>
    <w:rsid w:val="00231A87"/>
    <w:rsid w:val="002335E9"/>
    <w:rsid w:val="00234499"/>
    <w:rsid w:val="00235F7B"/>
    <w:rsid w:val="00247E1F"/>
    <w:rsid w:val="00247FD9"/>
    <w:rsid w:val="002502B0"/>
    <w:rsid w:val="002554E6"/>
    <w:rsid w:val="00257C0E"/>
    <w:rsid w:val="00261C6B"/>
    <w:rsid w:val="002624E4"/>
    <w:rsid w:val="0026255F"/>
    <w:rsid w:val="00263530"/>
    <w:rsid w:val="00263885"/>
    <w:rsid w:val="00263F47"/>
    <w:rsid w:val="002657A0"/>
    <w:rsid w:val="00275DFD"/>
    <w:rsid w:val="00284385"/>
    <w:rsid w:val="00284E9A"/>
    <w:rsid w:val="002870A7"/>
    <w:rsid w:val="00290870"/>
    <w:rsid w:val="00291E62"/>
    <w:rsid w:val="002949D3"/>
    <w:rsid w:val="00295C11"/>
    <w:rsid w:val="002A523B"/>
    <w:rsid w:val="002A6116"/>
    <w:rsid w:val="002A6747"/>
    <w:rsid w:val="002A6BA6"/>
    <w:rsid w:val="002A6C3B"/>
    <w:rsid w:val="002B10CD"/>
    <w:rsid w:val="002B4D4F"/>
    <w:rsid w:val="002B7E98"/>
    <w:rsid w:val="002C1813"/>
    <w:rsid w:val="002C1E96"/>
    <w:rsid w:val="002C2615"/>
    <w:rsid w:val="002C2E88"/>
    <w:rsid w:val="002C61D5"/>
    <w:rsid w:val="002C6D1B"/>
    <w:rsid w:val="002D41CC"/>
    <w:rsid w:val="002D52FE"/>
    <w:rsid w:val="002E01C7"/>
    <w:rsid w:val="002E0EFF"/>
    <w:rsid w:val="002F0CE5"/>
    <w:rsid w:val="002F10FB"/>
    <w:rsid w:val="002F1CE1"/>
    <w:rsid w:val="002F32A0"/>
    <w:rsid w:val="002F6014"/>
    <w:rsid w:val="002F70F7"/>
    <w:rsid w:val="0030616F"/>
    <w:rsid w:val="003074A5"/>
    <w:rsid w:val="0031274D"/>
    <w:rsid w:val="003163C3"/>
    <w:rsid w:val="00317233"/>
    <w:rsid w:val="00321CB5"/>
    <w:rsid w:val="00322EF2"/>
    <w:rsid w:val="00333284"/>
    <w:rsid w:val="00334937"/>
    <w:rsid w:val="00335ADA"/>
    <w:rsid w:val="00336A34"/>
    <w:rsid w:val="003371B9"/>
    <w:rsid w:val="00340181"/>
    <w:rsid w:val="00342819"/>
    <w:rsid w:val="00342A0D"/>
    <w:rsid w:val="0034619C"/>
    <w:rsid w:val="00347C43"/>
    <w:rsid w:val="00350489"/>
    <w:rsid w:val="00352EE9"/>
    <w:rsid w:val="003578C8"/>
    <w:rsid w:val="0036684B"/>
    <w:rsid w:val="003716F3"/>
    <w:rsid w:val="00376A59"/>
    <w:rsid w:val="00382CEE"/>
    <w:rsid w:val="003835D0"/>
    <w:rsid w:val="0038753D"/>
    <w:rsid w:val="00390C79"/>
    <w:rsid w:val="00391065"/>
    <w:rsid w:val="00395109"/>
    <w:rsid w:val="003954F0"/>
    <w:rsid w:val="003A5C51"/>
    <w:rsid w:val="003B0863"/>
    <w:rsid w:val="003C189E"/>
    <w:rsid w:val="003C1D8F"/>
    <w:rsid w:val="003C2157"/>
    <w:rsid w:val="003C51A4"/>
    <w:rsid w:val="003D47B2"/>
    <w:rsid w:val="003E141B"/>
    <w:rsid w:val="003E1DB3"/>
    <w:rsid w:val="003E2C9D"/>
    <w:rsid w:val="003E336D"/>
    <w:rsid w:val="003F05FC"/>
    <w:rsid w:val="003F1FF0"/>
    <w:rsid w:val="00400A75"/>
    <w:rsid w:val="00405285"/>
    <w:rsid w:val="00405E4D"/>
    <w:rsid w:val="0041182D"/>
    <w:rsid w:val="004136D9"/>
    <w:rsid w:val="00413A2D"/>
    <w:rsid w:val="00420452"/>
    <w:rsid w:val="004239B2"/>
    <w:rsid w:val="00430B35"/>
    <w:rsid w:val="00435DDC"/>
    <w:rsid w:val="00435FDF"/>
    <w:rsid w:val="00435FE8"/>
    <w:rsid w:val="00437AEB"/>
    <w:rsid w:val="00440AE9"/>
    <w:rsid w:val="004429F5"/>
    <w:rsid w:val="00443F49"/>
    <w:rsid w:val="0044422D"/>
    <w:rsid w:val="00450AB6"/>
    <w:rsid w:val="00451DE6"/>
    <w:rsid w:val="00452D77"/>
    <w:rsid w:val="00453794"/>
    <w:rsid w:val="00453920"/>
    <w:rsid w:val="00460730"/>
    <w:rsid w:val="00467F45"/>
    <w:rsid w:val="00471D86"/>
    <w:rsid w:val="0047200C"/>
    <w:rsid w:val="004741C7"/>
    <w:rsid w:val="004768CE"/>
    <w:rsid w:val="00477834"/>
    <w:rsid w:val="00480B9E"/>
    <w:rsid w:val="0048608E"/>
    <w:rsid w:val="00490A4D"/>
    <w:rsid w:val="00491783"/>
    <w:rsid w:val="00497621"/>
    <w:rsid w:val="004978AF"/>
    <w:rsid w:val="004A3703"/>
    <w:rsid w:val="004A3E2A"/>
    <w:rsid w:val="004A5E77"/>
    <w:rsid w:val="004A786D"/>
    <w:rsid w:val="004B3DD9"/>
    <w:rsid w:val="004B438C"/>
    <w:rsid w:val="004B57B5"/>
    <w:rsid w:val="004B5A1C"/>
    <w:rsid w:val="004C236B"/>
    <w:rsid w:val="004C3779"/>
    <w:rsid w:val="004C434C"/>
    <w:rsid w:val="004C6999"/>
    <w:rsid w:val="004D09CA"/>
    <w:rsid w:val="004D0D7D"/>
    <w:rsid w:val="004D31E8"/>
    <w:rsid w:val="004D35D3"/>
    <w:rsid w:val="004D785E"/>
    <w:rsid w:val="004E1F87"/>
    <w:rsid w:val="004E3273"/>
    <w:rsid w:val="004E391B"/>
    <w:rsid w:val="004E4E95"/>
    <w:rsid w:val="004E67E4"/>
    <w:rsid w:val="004F295F"/>
    <w:rsid w:val="004F76BA"/>
    <w:rsid w:val="004F7C15"/>
    <w:rsid w:val="0050442E"/>
    <w:rsid w:val="00510499"/>
    <w:rsid w:val="005121C1"/>
    <w:rsid w:val="00514335"/>
    <w:rsid w:val="00516213"/>
    <w:rsid w:val="00516D42"/>
    <w:rsid w:val="00520035"/>
    <w:rsid w:val="00521871"/>
    <w:rsid w:val="0053183F"/>
    <w:rsid w:val="00535480"/>
    <w:rsid w:val="0053677E"/>
    <w:rsid w:val="00537823"/>
    <w:rsid w:val="00542F92"/>
    <w:rsid w:val="0054440C"/>
    <w:rsid w:val="0054523E"/>
    <w:rsid w:val="0054731B"/>
    <w:rsid w:val="0055263A"/>
    <w:rsid w:val="00555172"/>
    <w:rsid w:val="005659F5"/>
    <w:rsid w:val="005670EF"/>
    <w:rsid w:val="00576D53"/>
    <w:rsid w:val="00581257"/>
    <w:rsid w:val="005815A6"/>
    <w:rsid w:val="00581799"/>
    <w:rsid w:val="005867E3"/>
    <w:rsid w:val="00587E5C"/>
    <w:rsid w:val="00592162"/>
    <w:rsid w:val="005940CE"/>
    <w:rsid w:val="005940F4"/>
    <w:rsid w:val="00596387"/>
    <w:rsid w:val="0059755A"/>
    <w:rsid w:val="005A0A00"/>
    <w:rsid w:val="005A2996"/>
    <w:rsid w:val="005A42E7"/>
    <w:rsid w:val="005A6C1B"/>
    <w:rsid w:val="005C0A21"/>
    <w:rsid w:val="005C1FE1"/>
    <w:rsid w:val="005C2DEB"/>
    <w:rsid w:val="005C4C38"/>
    <w:rsid w:val="005C6D7E"/>
    <w:rsid w:val="005D0A1D"/>
    <w:rsid w:val="005D16EA"/>
    <w:rsid w:val="005D2E5C"/>
    <w:rsid w:val="005D2FC5"/>
    <w:rsid w:val="005D405B"/>
    <w:rsid w:val="005D46CC"/>
    <w:rsid w:val="005E3C12"/>
    <w:rsid w:val="005F211C"/>
    <w:rsid w:val="005F220C"/>
    <w:rsid w:val="005F74A1"/>
    <w:rsid w:val="0060190A"/>
    <w:rsid w:val="00601D11"/>
    <w:rsid w:val="006036B2"/>
    <w:rsid w:val="00610AC7"/>
    <w:rsid w:val="0061314A"/>
    <w:rsid w:val="00617190"/>
    <w:rsid w:val="006200A1"/>
    <w:rsid w:val="00623DD3"/>
    <w:rsid w:val="006256A8"/>
    <w:rsid w:val="00626A82"/>
    <w:rsid w:val="006273D1"/>
    <w:rsid w:val="00633EA4"/>
    <w:rsid w:val="00636AE7"/>
    <w:rsid w:val="00643498"/>
    <w:rsid w:val="00645AEC"/>
    <w:rsid w:val="0065782E"/>
    <w:rsid w:val="00660A94"/>
    <w:rsid w:val="00660F79"/>
    <w:rsid w:val="00663C76"/>
    <w:rsid w:val="00663F56"/>
    <w:rsid w:val="0066429D"/>
    <w:rsid w:val="00665302"/>
    <w:rsid w:val="00676F16"/>
    <w:rsid w:val="00680A88"/>
    <w:rsid w:val="0068259E"/>
    <w:rsid w:val="00690254"/>
    <w:rsid w:val="00696894"/>
    <w:rsid w:val="00696F3E"/>
    <w:rsid w:val="006972A8"/>
    <w:rsid w:val="006A14DF"/>
    <w:rsid w:val="006A34E0"/>
    <w:rsid w:val="006B183A"/>
    <w:rsid w:val="006B1E13"/>
    <w:rsid w:val="006B6A4E"/>
    <w:rsid w:val="006C260F"/>
    <w:rsid w:val="006C6DE3"/>
    <w:rsid w:val="006E033F"/>
    <w:rsid w:val="006E2809"/>
    <w:rsid w:val="006E2B83"/>
    <w:rsid w:val="006F0523"/>
    <w:rsid w:val="006F26BC"/>
    <w:rsid w:val="006F2AB1"/>
    <w:rsid w:val="006F31E0"/>
    <w:rsid w:val="00704E3E"/>
    <w:rsid w:val="00705492"/>
    <w:rsid w:val="00706056"/>
    <w:rsid w:val="007069DF"/>
    <w:rsid w:val="007104DD"/>
    <w:rsid w:val="00710921"/>
    <w:rsid w:val="00711DA1"/>
    <w:rsid w:val="00714B7F"/>
    <w:rsid w:val="007158D5"/>
    <w:rsid w:val="0071590C"/>
    <w:rsid w:val="00715D87"/>
    <w:rsid w:val="0072276F"/>
    <w:rsid w:val="0072510E"/>
    <w:rsid w:val="00727A9C"/>
    <w:rsid w:val="007301B1"/>
    <w:rsid w:val="007409F8"/>
    <w:rsid w:val="00740E29"/>
    <w:rsid w:val="0074270D"/>
    <w:rsid w:val="00742A7E"/>
    <w:rsid w:val="0074551F"/>
    <w:rsid w:val="007456AF"/>
    <w:rsid w:val="00751BEC"/>
    <w:rsid w:val="00753E57"/>
    <w:rsid w:val="00754609"/>
    <w:rsid w:val="0075680D"/>
    <w:rsid w:val="007609CC"/>
    <w:rsid w:val="00761CE8"/>
    <w:rsid w:val="007709E5"/>
    <w:rsid w:val="00774B41"/>
    <w:rsid w:val="00774F7A"/>
    <w:rsid w:val="0077595B"/>
    <w:rsid w:val="00776484"/>
    <w:rsid w:val="00780F51"/>
    <w:rsid w:val="00781D86"/>
    <w:rsid w:val="00796B8E"/>
    <w:rsid w:val="00796FAD"/>
    <w:rsid w:val="0079701B"/>
    <w:rsid w:val="00797135"/>
    <w:rsid w:val="00797A04"/>
    <w:rsid w:val="007A2544"/>
    <w:rsid w:val="007A309D"/>
    <w:rsid w:val="007A3333"/>
    <w:rsid w:val="007A3402"/>
    <w:rsid w:val="007A35B3"/>
    <w:rsid w:val="007A7415"/>
    <w:rsid w:val="007A777D"/>
    <w:rsid w:val="007B05F1"/>
    <w:rsid w:val="007B6379"/>
    <w:rsid w:val="007C1D09"/>
    <w:rsid w:val="007C2DEC"/>
    <w:rsid w:val="007D09FA"/>
    <w:rsid w:val="007D0B91"/>
    <w:rsid w:val="007D109A"/>
    <w:rsid w:val="007D380D"/>
    <w:rsid w:val="007D6711"/>
    <w:rsid w:val="007D6D9C"/>
    <w:rsid w:val="007E09CA"/>
    <w:rsid w:val="007E24FE"/>
    <w:rsid w:val="007E36EC"/>
    <w:rsid w:val="007E56B6"/>
    <w:rsid w:val="007E5A85"/>
    <w:rsid w:val="007E69B6"/>
    <w:rsid w:val="007F0098"/>
    <w:rsid w:val="007F08DC"/>
    <w:rsid w:val="007F2814"/>
    <w:rsid w:val="007F2AEF"/>
    <w:rsid w:val="007F3728"/>
    <w:rsid w:val="007F5E76"/>
    <w:rsid w:val="00800490"/>
    <w:rsid w:val="00801034"/>
    <w:rsid w:val="00803608"/>
    <w:rsid w:val="0080661A"/>
    <w:rsid w:val="0081600A"/>
    <w:rsid w:val="008224B5"/>
    <w:rsid w:val="008228EE"/>
    <w:rsid w:val="00830BE5"/>
    <w:rsid w:val="0083123C"/>
    <w:rsid w:val="00832BB1"/>
    <w:rsid w:val="008331E4"/>
    <w:rsid w:val="00837743"/>
    <w:rsid w:val="00837ACE"/>
    <w:rsid w:val="00837B7C"/>
    <w:rsid w:val="00840FC1"/>
    <w:rsid w:val="008422C1"/>
    <w:rsid w:val="00843D77"/>
    <w:rsid w:val="00845A25"/>
    <w:rsid w:val="00854E6D"/>
    <w:rsid w:val="00856DCA"/>
    <w:rsid w:val="008600CF"/>
    <w:rsid w:val="0086025A"/>
    <w:rsid w:val="00862762"/>
    <w:rsid w:val="008679C1"/>
    <w:rsid w:val="00873874"/>
    <w:rsid w:val="00873A0A"/>
    <w:rsid w:val="00881800"/>
    <w:rsid w:val="008847C9"/>
    <w:rsid w:val="00892984"/>
    <w:rsid w:val="0089360D"/>
    <w:rsid w:val="008978DF"/>
    <w:rsid w:val="008B1B37"/>
    <w:rsid w:val="008B2F4C"/>
    <w:rsid w:val="008B35E0"/>
    <w:rsid w:val="008C1961"/>
    <w:rsid w:val="008C4F4D"/>
    <w:rsid w:val="008D7597"/>
    <w:rsid w:val="008E1E38"/>
    <w:rsid w:val="008E2513"/>
    <w:rsid w:val="008E34B5"/>
    <w:rsid w:val="008E38EF"/>
    <w:rsid w:val="008E704C"/>
    <w:rsid w:val="008E71F6"/>
    <w:rsid w:val="008E7BEE"/>
    <w:rsid w:val="008F0BA2"/>
    <w:rsid w:val="009019B1"/>
    <w:rsid w:val="00902EEE"/>
    <w:rsid w:val="00905EA8"/>
    <w:rsid w:val="00907236"/>
    <w:rsid w:val="00910115"/>
    <w:rsid w:val="009132EE"/>
    <w:rsid w:val="00913B23"/>
    <w:rsid w:val="00913F81"/>
    <w:rsid w:val="009153C4"/>
    <w:rsid w:val="00915903"/>
    <w:rsid w:val="00917342"/>
    <w:rsid w:val="00917FBB"/>
    <w:rsid w:val="00922317"/>
    <w:rsid w:val="00923C05"/>
    <w:rsid w:val="00923C8D"/>
    <w:rsid w:val="00924B78"/>
    <w:rsid w:val="00925069"/>
    <w:rsid w:val="009264DE"/>
    <w:rsid w:val="00941DFC"/>
    <w:rsid w:val="00942A02"/>
    <w:rsid w:val="009430C5"/>
    <w:rsid w:val="00943C8D"/>
    <w:rsid w:val="00945732"/>
    <w:rsid w:val="009509F3"/>
    <w:rsid w:val="0095179C"/>
    <w:rsid w:val="0095221A"/>
    <w:rsid w:val="00952B68"/>
    <w:rsid w:val="0095329A"/>
    <w:rsid w:val="00957E90"/>
    <w:rsid w:val="0096582D"/>
    <w:rsid w:val="0096790D"/>
    <w:rsid w:val="009701ED"/>
    <w:rsid w:val="00970B09"/>
    <w:rsid w:val="0097111B"/>
    <w:rsid w:val="00972B12"/>
    <w:rsid w:val="009744B5"/>
    <w:rsid w:val="009761EC"/>
    <w:rsid w:val="00980C11"/>
    <w:rsid w:val="00984082"/>
    <w:rsid w:val="00990E5C"/>
    <w:rsid w:val="009953DB"/>
    <w:rsid w:val="009A0036"/>
    <w:rsid w:val="009A007F"/>
    <w:rsid w:val="009A00B0"/>
    <w:rsid w:val="009A0408"/>
    <w:rsid w:val="009A0658"/>
    <w:rsid w:val="009A5707"/>
    <w:rsid w:val="009C1CF3"/>
    <w:rsid w:val="009C75A4"/>
    <w:rsid w:val="009D0817"/>
    <w:rsid w:val="009D0A39"/>
    <w:rsid w:val="009D0A84"/>
    <w:rsid w:val="009D4579"/>
    <w:rsid w:val="009D7099"/>
    <w:rsid w:val="009E09C1"/>
    <w:rsid w:val="009E2EF2"/>
    <w:rsid w:val="009E51D3"/>
    <w:rsid w:val="009E610D"/>
    <w:rsid w:val="009F61ED"/>
    <w:rsid w:val="009F6CA9"/>
    <w:rsid w:val="00A078EB"/>
    <w:rsid w:val="00A07C1F"/>
    <w:rsid w:val="00A1044B"/>
    <w:rsid w:val="00A113C8"/>
    <w:rsid w:val="00A13AAB"/>
    <w:rsid w:val="00A14F38"/>
    <w:rsid w:val="00A15F8E"/>
    <w:rsid w:val="00A231E2"/>
    <w:rsid w:val="00A2386D"/>
    <w:rsid w:val="00A26D84"/>
    <w:rsid w:val="00A30019"/>
    <w:rsid w:val="00A35ECB"/>
    <w:rsid w:val="00A40013"/>
    <w:rsid w:val="00A43A72"/>
    <w:rsid w:val="00A43AEA"/>
    <w:rsid w:val="00A44260"/>
    <w:rsid w:val="00A4432A"/>
    <w:rsid w:val="00A46C6C"/>
    <w:rsid w:val="00A47C43"/>
    <w:rsid w:val="00A5119C"/>
    <w:rsid w:val="00A51BBF"/>
    <w:rsid w:val="00A54CE6"/>
    <w:rsid w:val="00A55F1F"/>
    <w:rsid w:val="00A56131"/>
    <w:rsid w:val="00A600DB"/>
    <w:rsid w:val="00A60886"/>
    <w:rsid w:val="00A67627"/>
    <w:rsid w:val="00A70C29"/>
    <w:rsid w:val="00A70D0D"/>
    <w:rsid w:val="00A760FD"/>
    <w:rsid w:val="00A827C1"/>
    <w:rsid w:val="00A83045"/>
    <w:rsid w:val="00A833B9"/>
    <w:rsid w:val="00A83676"/>
    <w:rsid w:val="00A84E19"/>
    <w:rsid w:val="00A8754D"/>
    <w:rsid w:val="00A9230C"/>
    <w:rsid w:val="00A92CA0"/>
    <w:rsid w:val="00A93DBE"/>
    <w:rsid w:val="00A96E0A"/>
    <w:rsid w:val="00AA0B7B"/>
    <w:rsid w:val="00AA0DBA"/>
    <w:rsid w:val="00AA7935"/>
    <w:rsid w:val="00AB00AE"/>
    <w:rsid w:val="00AB08D3"/>
    <w:rsid w:val="00AC2E22"/>
    <w:rsid w:val="00AD3A30"/>
    <w:rsid w:val="00AD5595"/>
    <w:rsid w:val="00AE1CBE"/>
    <w:rsid w:val="00AE7509"/>
    <w:rsid w:val="00AE78A5"/>
    <w:rsid w:val="00AF1EAC"/>
    <w:rsid w:val="00B0165E"/>
    <w:rsid w:val="00B02E8D"/>
    <w:rsid w:val="00B06BEC"/>
    <w:rsid w:val="00B1056C"/>
    <w:rsid w:val="00B20165"/>
    <w:rsid w:val="00B21589"/>
    <w:rsid w:val="00B22E3F"/>
    <w:rsid w:val="00B27878"/>
    <w:rsid w:val="00B27A21"/>
    <w:rsid w:val="00B31A98"/>
    <w:rsid w:val="00B32388"/>
    <w:rsid w:val="00B3286A"/>
    <w:rsid w:val="00B35608"/>
    <w:rsid w:val="00B36721"/>
    <w:rsid w:val="00B412A1"/>
    <w:rsid w:val="00B41A98"/>
    <w:rsid w:val="00B433B1"/>
    <w:rsid w:val="00B45C17"/>
    <w:rsid w:val="00B50A9D"/>
    <w:rsid w:val="00B549EB"/>
    <w:rsid w:val="00B555AC"/>
    <w:rsid w:val="00B60DF9"/>
    <w:rsid w:val="00B60EF7"/>
    <w:rsid w:val="00B6289F"/>
    <w:rsid w:val="00B62E9E"/>
    <w:rsid w:val="00B65DC2"/>
    <w:rsid w:val="00B70FC5"/>
    <w:rsid w:val="00B71158"/>
    <w:rsid w:val="00B7675D"/>
    <w:rsid w:val="00B80FBA"/>
    <w:rsid w:val="00B812B1"/>
    <w:rsid w:val="00B8157C"/>
    <w:rsid w:val="00B81CBF"/>
    <w:rsid w:val="00B82F3B"/>
    <w:rsid w:val="00B83CF6"/>
    <w:rsid w:val="00B85919"/>
    <w:rsid w:val="00B866B0"/>
    <w:rsid w:val="00B87180"/>
    <w:rsid w:val="00B901FF"/>
    <w:rsid w:val="00B90686"/>
    <w:rsid w:val="00B92A75"/>
    <w:rsid w:val="00B9593E"/>
    <w:rsid w:val="00BA6290"/>
    <w:rsid w:val="00BB6E82"/>
    <w:rsid w:val="00BB7F7A"/>
    <w:rsid w:val="00BC4767"/>
    <w:rsid w:val="00BC7DD7"/>
    <w:rsid w:val="00BD0D15"/>
    <w:rsid w:val="00BD6FC2"/>
    <w:rsid w:val="00BE08E6"/>
    <w:rsid w:val="00BE1E85"/>
    <w:rsid w:val="00BE4A28"/>
    <w:rsid w:val="00BE5226"/>
    <w:rsid w:val="00BF2BDE"/>
    <w:rsid w:val="00BF6734"/>
    <w:rsid w:val="00BF7A7B"/>
    <w:rsid w:val="00C00CA1"/>
    <w:rsid w:val="00C014CB"/>
    <w:rsid w:val="00C0155B"/>
    <w:rsid w:val="00C01964"/>
    <w:rsid w:val="00C047A7"/>
    <w:rsid w:val="00C05A15"/>
    <w:rsid w:val="00C10010"/>
    <w:rsid w:val="00C100B4"/>
    <w:rsid w:val="00C14758"/>
    <w:rsid w:val="00C164F8"/>
    <w:rsid w:val="00C172EC"/>
    <w:rsid w:val="00C21513"/>
    <w:rsid w:val="00C224A7"/>
    <w:rsid w:val="00C25D9B"/>
    <w:rsid w:val="00C261B3"/>
    <w:rsid w:val="00C33D6C"/>
    <w:rsid w:val="00C41E78"/>
    <w:rsid w:val="00C42DD7"/>
    <w:rsid w:val="00C44F1C"/>
    <w:rsid w:val="00C47F85"/>
    <w:rsid w:val="00C5108D"/>
    <w:rsid w:val="00C54571"/>
    <w:rsid w:val="00C60A9F"/>
    <w:rsid w:val="00C60C7A"/>
    <w:rsid w:val="00C675F1"/>
    <w:rsid w:val="00C72148"/>
    <w:rsid w:val="00C722E5"/>
    <w:rsid w:val="00C73631"/>
    <w:rsid w:val="00C75F47"/>
    <w:rsid w:val="00C76EED"/>
    <w:rsid w:val="00C80A7F"/>
    <w:rsid w:val="00C870E4"/>
    <w:rsid w:val="00C87E94"/>
    <w:rsid w:val="00C94973"/>
    <w:rsid w:val="00CA537B"/>
    <w:rsid w:val="00CB00A7"/>
    <w:rsid w:val="00CB1BD1"/>
    <w:rsid w:val="00CC286E"/>
    <w:rsid w:val="00CC2A61"/>
    <w:rsid w:val="00CC5B0D"/>
    <w:rsid w:val="00CC7DAE"/>
    <w:rsid w:val="00CD0B81"/>
    <w:rsid w:val="00CD34DA"/>
    <w:rsid w:val="00CD521F"/>
    <w:rsid w:val="00CD7A43"/>
    <w:rsid w:val="00CD7EA5"/>
    <w:rsid w:val="00CE0476"/>
    <w:rsid w:val="00CF6737"/>
    <w:rsid w:val="00D03522"/>
    <w:rsid w:val="00D0752B"/>
    <w:rsid w:val="00D0782F"/>
    <w:rsid w:val="00D1086A"/>
    <w:rsid w:val="00D10F0D"/>
    <w:rsid w:val="00D11C57"/>
    <w:rsid w:val="00D12E4B"/>
    <w:rsid w:val="00D201F1"/>
    <w:rsid w:val="00D25018"/>
    <w:rsid w:val="00D25827"/>
    <w:rsid w:val="00D25DE9"/>
    <w:rsid w:val="00D26120"/>
    <w:rsid w:val="00D27403"/>
    <w:rsid w:val="00D31F45"/>
    <w:rsid w:val="00D42D9C"/>
    <w:rsid w:val="00D44651"/>
    <w:rsid w:val="00D50462"/>
    <w:rsid w:val="00D506E3"/>
    <w:rsid w:val="00D568BA"/>
    <w:rsid w:val="00D604C0"/>
    <w:rsid w:val="00D632E0"/>
    <w:rsid w:val="00D668FF"/>
    <w:rsid w:val="00D73193"/>
    <w:rsid w:val="00D80A9B"/>
    <w:rsid w:val="00D86F19"/>
    <w:rsid w:val="00D86FDA"/>
    <w:rsid w:val="00D870C4"/>
    <w:rsid w:val="00D93009"/>
    <w:rsid w:val="00D96718"/>
    <w:rsid w:val="00DA4992"/>
    <w:rsid w:val="00DA4C55"/>
    <w:rsid w:val="00DB14AC"/>
    <w:rsid w:val="00DB28B6"/>
    <w:rsid w:val="00DB35E0"/>
    <w:rsid w:val="00DB5398"/>
    <w:rsid w:val="00DB5BEA"/>
    <w:rsid w:val="00DC0451"/>
    <w:rsid w:val="00DC287C"/>
    <w:rsid w:val="00DC3470"/>
    <w:rsid w:val="00DC3542"/>
    <w:rsid w:val="00DC419F"/>
    <w:rsid w:val="00DC6220"/>
    <w:rsid w:val="00DC7D7E"/>
    <w:rsid w:val="00DD6755"/>
    <w:rsid w:val="00DE2C04"/>
    <w:rsid w:val="00DE6517"/>
    <w:rsid w:val="00DF3699"/>
    <w:rsid w:val="00E07277"/>
    <w:rsid w:val="00E1586A"/>
    <w:rsid w:val="00E15A38"/>
    <w:rsid w:val="00E15E79"/>
    <w:rsid w:val="00E175DB"/>
    <w:rsid w:val="00E17698"/>
    <w:rsid w:val="00E22284"/>
    <w:rsid w:val="00E22425"/>
    <w:rsid w:val="00E26E44"/>
    <w:rsid w:val="00E31BFB"/>
    <w:rsid w:val="00E33B95"/>
    <w:rsid w:val="00E33CD5"/>
    <w:rsid w:val="00E47930"/>
    <w:rsid w:val="00E50579"/>
    <w:rsid w:val="00E50FF4"/>
    <w:rsid w:val="00E524A0"/>
    <w:rsid w:val="00E62D31"/>
    <w:rsid w:val="00E63F22"/>
    <w:rsid w:val="00E640AE"/>
    <w:rsid w:val="00E65561"/>
    <w:rsid w:val="00E731F8"/>
    <w:rsid w:val="00E84A14"/>
    <w:rsid w:val="00E87F4F"/>
    <w:rsid w:val="00E92541"/>
    <w:rsid w:val="00E97A04"/>
    <w:rsid w:val="00EA0B42"/>
    <w:rsid w:val="00EA284D"/>
    <w:rsid w:val="00EA513D"/>
    <w:rsid w:val="00EA56B2"/>
    <w:rsid w:val="00EA5DEE"/>
    <w:rsid w:val="00EA6922"/>
    <w:rsid w:val="00EA7847"/>
    <w:rsid w:val="00EB0DBE"/>
    <w:rsid w:val="00EB3281"/>
    <w:rsid w:val="00EB3910"/>
    <w:rsid w:val="00EB3C61"/>
    <w:rsid w:val="00EB4263"/>
    <w:rsid w:val="00EC069B"/>
    <w:rsid w:val="00EC07A5"/>
    <w:rsid w:val="00EC2852"/>
    <w:rsid w:val="00EC3B26"/>
    <w:rsid w:val="00EC433D"/>
    <w:rsid w:val="00ED0B44"/>
    <w:rsid w:val="00ED74D4"/>
    <w:rsid w:val="00EE2D80"/>
    <w:rsid w:val="00EE52DA"/>
    <w:rsid w:val="00EE6484"/>
    <w:rsid w:val="00EE674D"/>
    <w:rsid w:val="00EF18F4"/>
    <w:rsid w:val="00EF1936"/>
    <w:rsid w:val="00F01361"/>
    <w:rsid w:val="00F01635"/>
    <w:rsid w:val="00F01A39"/>
    <w:rsid w:val="00F01C10"/>
    <w:rsid w:val="00F10ED4"/>
    <w:rsid w:val="00F15DDD"/>
    <w:rsid w:val="00F226B1"/>
    <w:rsid w:val="00F26377"/>
    <w:rsid w:val="00F2657A"/>
    <w:rsid w:val="00F33BB8"/>
    <w:rsid w:val="00F365FF"/>
    <w:rsid w:val="00F4164A"/>
    <w:rsid w:val="00F433BD"/>
    <w:rsid w:val="00F517E4"/>
    <w:rsid w:val="00F5668B"/>
    <w:rsid w:val="00F56A71"/>
    <w:rsid w:val="00F56CEF"/>
    <w:rsid w:val="00F63B21"/>
    <w:rsid w:val="00F64B8F"/>
    <w:rsid w:val="00F65984"/>
    <w:rsid w:val="00F66A2C"/>
    <w:rsid w:val="00F711C3"/>
    <w:rsid w:val="00F75A10"/>
    <w:rsid w:val="00F84948"/>
    <w:rsid w:val="00F8610E"/>
    <w:rsid w:val="00F86A08"/>
    <w:rsid w:val="00F95CAC"/>
    <w:rsid w:val="00F97131"/>
    <w:rsid w:val="00F97CF1"/>
    <w:rsid w:val="00FA0626"/>
    <w:rsid w:val="00FA0FFB"/>
    <w:rsid w:val="00FA1907"/>
    <w:rsid w:val="00FA1D77"/>
    <w:rsid w:val="00FB082F"/>
    <w:rsid w:val="00FB4C71"/>
    <w:rsid w:val="00FB5568"/>
    <w:rsid w:val="00FB7B3C"/>
    <w:rsid w:val="00FB7E9E"/>
    <w:rsid w:val="00FC17A5"/>
    <w:rsid w:val="00FC1B0B"/>
    <w:rsid w:val="00FC1FAC"/>
    <w:rsid w:val="00FC2EA2"/>
    <w:rsid w:val="00FC46E6"/>
    <w:rsid w:val="00FC4FA4"/>
    <w:rsid w:val="00FC5A38"/>
    <w:rsid w:val="00FD0346"/>
    <w:rsid w:val="00FD2F54"/>
    <w:rsid w:val="00FD30A7"/>
    <w:rsid w:val="00FD539A"/>
    <w:rsid w:val="00FD6A0C"/>
    <w:rsid w:val="00FE61C2"/>
    <w:rsid w:val="00FE6E04"/>
    <w:rsid w:val="00FE7CCD"/>
    <w:rsid w:val="00FF255D"/>
    <w:rsid w:val="00FF5CCE"/>
    <w:rsid w:val="00FF7847"/>
    <w:rsid w:val="00FF7949"/>
    <w:rsid w:val="00FF7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EDD48"/>
  <w15:docId w15:val="{7EEAF746-96F9-8540-9685-1F8E560D5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6718"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1203B9"/>
  </w:style>
  <w:style w:type="paragraph" w:styleId="Footer">
    <w:name w:val="footer"/>
    <w:basedOn w:val="Normal"/>
    <w:link w:val="FooterChar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1203B9"/>
  </w:style>
  <w:style w:type="paragraph" w:styleId="BalloonText">
    <w:name w:val="Balloon Text"/>
    <w:basedOn w:val="Normal"/>
    <w:link w:val="BalloonTextChar"/>
    <w:uiPriority w:val="99"/>
    <w:semiHidden/>
    <w:unhideWhenUsed/>
    <w:rsid w:val="00ED0B4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B44"/>
    <w:rPr>
      <w:rFonts w:asciiTheme="majorHAnsi" w:eastAsiaTheme="majorEastAsia" w:hAnsiTheme="majorHAnsi" w:cstheme="majorBid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26D84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4E4E95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4E4E95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rsid w:val="004E4E95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4E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4E95"/>
    <w:rPr>
      <w:b/>
      <w:bCs/>
    </w:rPr>
  </w:style>
  <w:style w:type="paragraph" w:styleId="ListParagraph">
    <w:name w:val="List Paragraph"/>
    <w:basedOn w:val="Normal"/>
    <w:uiPriority w:val="34"/>
    <w:qFormat/>
    <w:rsid w:val="00F66A2C"/>
    <w:pPr>
      <w:ind w:leftChars="400" w:left="800"/>
    </w:pPr>
  </w:style>
  <w:style w:type="paragraph" w:styleId="NormalWeb">
    <w:name w:val="Normal (Web)"/>
    <w:basedOn w:val="Normal"/>
    <w:uiPriority w:val="99"/>
    <w:semiHidden/>
    <w:unhideWhenUsed/>
    <w:rsid w:val="0080661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semiHidden/>
    <w:unhideWhenUsed/>
    <w:rsid w:val="0080661A"/>
    <w:rPr>
      <w:color w:val="0000FF"/>
      <w:u w:val="single"/>
    </w:rPr>
  </w:style>
  <w:style w:type="character" w:customStyle="1" w:styleId="mwe-math-mathml-inline">
    <w:name w:val="mwe-math-mathml-inline"/>
    <w:basedOn w:val="DefaultParagraphFont"/>
    <w:rsid w:val="0080661A"/>
  </w:style>
  <w:style w:type="character" w:styleId="HTMLCite">
    <w:name w:val="HTML Cite"/>
    <w:basedOn w:val="DefaultParagraphFont"/>
    <w:uiPriority w:val="99"/>
    <w:semiHidden/>
    <w:unhideWhenUsed/>
    <w:rsid w:val="0080661A"/>
    <w:rPr>
      <w:i/>
      <w:iCs/>
    </w:rPr>
  </w:style>
  <w:style w:type="character" w:customStyle="1" w:styleId="plainlinks">
    <w:name w:val="plainlinks"/>
    <w:basedOn w:val="DefaultParagraphFont"/>
    <w:rsid w:val="0080661A"/>
  </w:style>
  <w:style w:type="table" w:styleId="TableGrid">
    <w:name w:val="Table Grid"/>
    <w:basedOn w:val="TableNormal"/>
    <w:uiPriority w:val="39"/>
    <w:rsid w:val="00257C0E"/>
    <w:pPr>
      <w:spacing w:after="0" w:line="240" w:lineRule="auto"/>
      <w:jc w:val="left"/>
    </w:pPr>
    <w:rPr>
      <w:rFonts w:eastAsiaTheme="minorHAnsi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9A18B5-4B5B-4EF1-8AB2-55CDF900B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18</Pages>
  <Words>1622</Words>
  <Characters>9249</Characters>
  <Application>Microsoft Office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>Case Western Reserve University</Company>
  <LinksUpToDate>false</LinksUpToDate>
  <CharactersWithSpaces>10850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Sungho Won</dc:creator>
  <cp:lastModifiedBy>Wonji Kim</cp:lastModifiedBy>
  <cp:revision>60</cp:revision>
  <dcterms:created xsi:type="dcterms:W3CDTF">2019-01-25T05:25:00Z</dcterms:created>
  <dcterms:modified xsi:type="dcterms:W3CDTF">2019-03-12T02:42:00Z</dcterms:modified>
</cp:coreProperties>
</file>